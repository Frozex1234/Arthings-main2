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2CC4" w:rsidRDefault="00000000">
      <w:pPr>
        <w:pStyle w:val="Heading1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480"/>
        <w:rPr>
          <w:b/>
          <w:sz w:val="46"/>
          <w:szCs w:val="46"/>
        </w:rPr>
      </w:pPr>
      <w:bookmarkStart w:id="0" w:name="_li1mf1m1zh7o" w:colFirst="0" w:colLast="0"/>
      <w:bookmarkEnd w:id="0"/>
      <w:r>
        <w:rPr>
          <w:b/>
          <w:sz w:val="46"/>
          <w:szCs w:val="46"/>
        </w:rPr>
        <w:t xml:space="preserve">УМОВИ КОРИСТУВАННЯ ПЛАТФОРМОЮ </w:t>
      </w:r>
      <w:proofErr w:type="spellStart"/>
      <w:r>
        <w:rPr>
          <w:b/>
          <w:sz w:val="46"/>
          <w:szCs w:val="46"/>
        </w:rPr>
        <w:t>Docca</w:t>
      </w:r>
      <w:proofErr w:type="spellEnd"/>
    </w:p>
    <w:p w14:paraId="00000002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(далі — "Умови")</w:t>
      </w:r>
    </w:p>
    <w:p w14:paraId="00000003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Останнє оновлення: 28.04.25</w:t>
      </w:r>
    </w:p>
    <w:p w14:paraId="00000004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28DAF42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1" w:name="_fxj98tg4xj1x" w:colFirst="0" w:colLast="0"/>
      <w:bookmarkEnd w:id="1"/>
      <w:r>
        <w:rPr>
          <w:b/>
          <w:sz w:val="34"/>
          <w:szCs w:val="34"/>
        </w:rPr>
        <w:t>1. Загальні положення</w:t>
      </w:r>
    </w:p>
    <w:p w14:paraId="00000006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1.1. Ці Умови регулюють порядок використання сайту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https://docca.com.ua</w:t>
        </w:r>
      </w:hyperlink>
      <w:r>
        <w:t xml:space="preserve"> (далі — "Платформа") та взаємовідносини між Користувачами, Юристами та Адміністрацією Платформи.</w:t>
      </w:r>
    </w:p>
    <w:p w14:paraId="00000007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1.2. Використовуючи Платформу, ви погоджуєтеся з цими Умовами в повному обсязі. Якщо ви не погоджуєтеся з будь-яким положенням цих Умов, просимо утриматися від використання Платформи.</w:t>
      </w:r>
    </w:p>
    <w:p w14:paraId="00000008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1.3. Адміністрація Платформи залишає за собою право змінювати ці Умови в будь-який час. Актуальна версія Умов завжди доступна на сайті.</w:t>
      </w:r>
    </w:p>
    <w:p w14:paraId="00000009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7E7AC36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0A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2" w:name="_yqn1frxdphsg" w:colFirst="0" w:colLast="0"/>
      <w:bookmarkEnd w:id="2"/>
      <w:r>
        <w:rPr>
          <w:b/>
          <w:sz w:val="34"/>
          <w:szCs w:val="34"/>
        </w:rPr>
        <w:t>2. Терміни та визначення</w:t>
      </w:r>
    </w:p>
    <w:p w14:paraId="0000000B" w14:textId="77777777" w:rsidR="00AA2CC4" w:rsidRDefault="00000000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rPr>
          <w:b/>
        </w:rPr>
        <w:t>Адміністрація Платформи</w:t>
      </w:r>
      <w:r>
        <w:t xml:space="preserve"> — команда, що управляє сайтом </w:t>
      </w:r>
      <w:proofErr w:type="spellStart"/>
      <w:r>
        <w:t>Docca</w:t>
      </w:r>
      <w:proofErr w:type="spellEnd"/>
      <w:r>
        <w:t>.</w:t>
      </w:r>
      <w:r>
        <w:br/>
      </w:r>
    </w:p>
    <w:p w14:paraId="0000000C" w14:textId="77777777" w:rsidR="00AA2CC4" w:rsidRDefault="00000000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rPr>
          <w:b/>
        </w:rPr>
        <w:t>Користувач</w:t>
      </w:r>
      <w:r>
        <w:t xml:space="preserve"> — фізична або юридична особа, що зареєстрована на Платформі для пошуку юридичних послуг.</w:t>
      </w:r>
      <w:r>
        <w:br/>
      </w:r>
    </w:p>
    <w:p w14:paraId="0000000D" w14:textId="77777777" w:rsidR="00AA2CC4" w:rsidRDefault="00000000">
      <w:pPr>
        <w:numPr>
          <w:ilvl w:val="0"/>
          <w:numId w:val="5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b/>
        </w:rPr>
        <w:t>Юрист</w:t>
      </w:r>
      <w:r>
        <w:t xml:space="preserve"> — фізична особа-підприємець або юридична особа, яка пропонує свої юридичні послуги через Платформу.</w:t>
      </w:r>
      <w:r>
        <w:br/>
      </w:r>
    </w:p>
    <w:p w14:paraId="0000000E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3691DC4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0F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3" w:name="_epyp1fk89fqy" w:colFirst="0" w:colLast="0"/>
      <w:bookmarkEnd w:id="3"/>
      <w:r>
        <w:rPr>
          <w:b/>
          <w:sz w:val="34"/>
          <w:szCs w:val="34"/>
        </w:rPr>
        <w:t>3. Реєстрація та обліковий запис</w:t>
      </w:r>
    </w:p>
    <w:p w14:paraId="00000010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3.1. Для повноцінного використання Платформи необхідна реєстрація.</w:t>
      </w:r>
    </w:p>
    <w:p w14:paraId="00000011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lastRenderedPageBreak/>
        <w:t>3.2. Користувач зобов'язаний надавати достовірну, актуальну та повну інформацію під час реєстрації.</w:t>
      </w:r>
    </w:p>
    <w:p w14:paraId="00000012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3.3. Користувач несе відповідальність за безпеку свого облікового запису, збереження логіну та паролю.</w:t>
      </w:r>
    </w:p>
    <w:p w14:paraId="00000013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69C1097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14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4" w:name="_9sobiek1xawn" w:colFirst="0" w:colLast="0"/>
      <w:bookmarkEnd w:id="4"/>
      <w:r>
        <w:rPr>
          <w:b/>
          <w:sz w:val="34"/>
          <w:szCs w:val="34"/>
        </w:rPr>
        <w:t>4. Права та обов'язки Користувачів</w:t>
      </w:r>
    </w:p>
    <w:p w14:paraId="00000015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4.1. Користувач має право:</w:t>
      </w:r>
    </w:p>
    <w:p w14:paraId="00000016" w14:textId="77777777" w:rsidR="00AA2CC4" w:rsidRDefault="00000000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Використовувати функціонал Платформи відповідно до цих Умов;</w:t>
      </w:r>
      <w:r>
        <w:br/>
      </w:r>
    </w:p>
    <w:p w14:paraId="00000017" w14:textId="77777777" w:rsidR="00AA2CC4" w:rsidRDefault="00000000">
      <w:pPr>
        <w:numPr>
          <w:ilvl w:val="0"/>
          <w:numId w:val="6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Отримувати консультації та юридичні послуги від Юристів.</w:t>
      </w:r>
      <w:r>
        <w:br/>
      </w:r>
    </w:p>
    <w:p w14:paraId="00000018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4.2. Користувач зобов'язується:</w:t>
      </w:r>
    </w:p>
    <w:p w14:paraId="00000019" w14:textId="77777777" w:rsidR="00AA2CC4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Використовувати Платформу виключно для законних цілей;</w:t>
      </w:r>
      <w:r>
        <w:br/>
      </w:r>
    </w:p>
    <w:p w14:paraId="0000001A" w14:textId="77777777" w:rsidR="00AA2CC4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Не розміщувати неправдиву, шкідливу або образливу інформацію;</w:t>
      </w:r>
      <w:r>
        <w:br/>
      </w:r>
    </w:p>
    <w:p w14:paraId="0000001B" w14:textId="77777777" w:rsidR="00AA2CC4" w:rsidRDefault="00000000">
      <w:pPr>
        <w:numPr>
          <w:ilvl w:val="0"/>
          <w:numId w:val="1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Дотримуватись етичних норм під час взаємодії з Юристами.</w:t>
      </w:r>
      <w:r>
        <w:br/>
      </w:r>
    </w:p>
    <w:p w14:paraId="0000001C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08F666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1D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5" w:name="_wiyuk65dm7uj" w:colFirst="0" w:colLast="0"/>
      <w:bookmarkEnd w:id="5"/>
      <w:r>
        <w:rPr>
          <w:b/>
          <w:sz w:val="34"/>
          <w:szCs w:val="34"/>
        </w:rPr>
        <w:t>5. Права та обов'язки Юристів</w:t>
      </w:r>
    </w:p>
    <w:p w14:paraId="0000001E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5.1. Юрист має право:</w:t>
      </w:r>
    </w:p>
    <w:p w14:paraId="0000001F" w14:textId="77777777" w:rsidR="00AA2CC4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Пропонувати свої послуги Користувачам через Платформу;</w:t>
      </w:r>
      <w:r>
        <w:br/>
      </w:r>
    </w:p>
    <w:p w14:paraId="00000020" w14:textId="77777777" w:rsidR="00AA2CC4" w:rsidRDefault="00000000">
      <w:pPr>
        <w:numPr>
          <w:ilvl w:val="0"/>
          <w:numId w:val="2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Створювати, редагувати та оновлювати свій профіль.</w:t>
      </w:r>
      <w:r>
        <w:br/>
      </w:r>
    </w:p>
    <w:p w14:paraId="00000021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5.2. Юрист зобов'язується:</w:t>
      </w:r>
    </w:p>
    <w:p w14:paraId="00000022" w14:textId="77777777" w:rsidR="00AA2CC4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Надавати лише достовірну інформацію про свою кваліфікацію та послуги;</w:t>
      </w:r>
      <w:r>
        <w:br/>
      </w:r>
    </w:p>
    <w:p w14:paraId="00000023" w14:textId="77777777" w:rsidR="00AA2CC4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</w:pPr>
      <w:r>
        <w:t>Дотримуватись чинного законодавства України під час надання послуг;</w:t>
      </w:r>
      <w:r>
        <w:br/>
      </w:r>
    </w:p>
    <w:p w14:paraId="00000024" w14:textId="77777777" w:rsidR="00AA2CC4" w:rsidRDefault="00000000">
      <w:pPr>
        <w:numPr>
          <w:ilvl w:val="0"/>
          <w:numId w:val="3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Зберігати конфіденційність інформації про Користувачів.</w:t>
      </w:r>
      <w:r>
        <w:br/>
      </w:r>
    </w:p>
    <w:p w14:paraId="00000025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lastRenderedPageBreak/>
        <w:pict w14:anchorId="36E86DE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26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6" w:name="_m57arbuqfng7" w:colFirst="0" w:colLast="0"/>
      <w:bookmarkEnd w:id="6"/>
      <w:r>
        <w:rPr>
          <w:b/>
          <w:sz w:val="34"/>
          <w:szCs w:val="34"/>
        </w:rPr>
        <w:t>6. Відповідальність</w:t>
      </w:r>
    </w:p>
    <w:p w14:paraId="00000027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6.1. Адміністрація Платформи не несе відповідальності за:</w:t>
      </w:r>
    </w:p>
    <w:p w14:paraId="00000028" w14:textId="77777777" w:rsidR="00AA2CC4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/>
      </w:pPr>
      <w:r>
        <w:t>Дії або бездіяльність Користувачів або Юристів;</w:t>
      </w:r>
      <w:r>
        <w:br/>
      </w:r>
    </w:p>
    <w:p w14:paraId="00000029" w14:textId="77777777" w:rsidR="00AA2CC4" w:rsidRDefault="00000000">
      <w:pPr>
        <w:numPr>
          <w:ilvl w:val="0"/>
          <w:numId w:val="4"/>
        </w:num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t>Якість, повноту або результати наданих юридичних послуг.</w:t>
      </w:r>
      <w:r>
        <w:br/>
      </w:r>
    </w:p>
    <w:p w14:paraId="0000002A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6.2. Адміністрація не гарантує безперебійну роботу Платформи, однак вживає всіх можливих заходів для її підтримки.</w:t>
      </w:r>
    </w:p>
    <w:p w14:paraId="0000002B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445745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2C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7" w:name="_yus2t5a8evsu" w:colFirst="0" w:colLast="0"/>
      <w:bookmarkEnd w:id="7"/>
      <w:r>
        <w:rPr>
          <w:b/>
          <w:sz w:val="34"/>
          <w:szCs w:val="34"/>
        </w:rPr>
        <w:t>7. Платні послуги</w:t>
      </w:r>
    </w:p>
    <w:p w14:paraId="0000002D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7.1. Для Юристів передбачено платне розміщення профілю на умовах підписки.</w:t>
      </w:r>
    </w:p>
    <w:p w14:paraId="0000002E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7.2. Всі платежі здійснюються відповідно до умов, розміщених на сайті. Повернення коштів можливе лише у випадках, прямо передбачених Політикою повернення коштів (за наявності).</w:t>
      </w:r>
    </w:p>
    <w:p w14:paraId="0000002F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4475280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30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8" w:name="_fy0jlntblvx7" w:colFirst="0" w:colLast="0"/>
      <w:bookmarkEnd w:id="8"/>
      <w:r>
        <w:rPr>
          <w:b/>
          <w:sz w:val="34"/>
          <w:szCs w:val="34"/>
        </w:rPr>
        <w:t>8. Інтелектуальна власність</w:t>
      </w:r>
    </w:p>
    <w:p w14:paraId="00000031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8.1. Всі права на Платформу, включаючи дизайн, логотипи, програмний код і контент, належать Адміністрації або її ліцензіарам.</w:t>
      </w:r>
    </w:p>
    <w:p w14:paraId="00000032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8.2. Забороняється копіювати, розповсюджувати або використовувати будь-які елементи Платформи без письмової згоди Адміністрації.</w:t>
      </w:r>
    </w:p>
    <w:p w14:paraId="00000033" w14:textId="77777777" w:rsidR="00AA2CC4" w:rsidRDefault="00F621B6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  <w:r>
        <w:rPr>
          <w:noProof/>
        </w:rPr>
        <w:pict w14:anchorId="51A5AA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34" w14:textId="77777777" w:rsidR="00AA2CC4" w:rsidRDefault="00000000">
      <w:pPr>
        <w:pStyle w:val="Heading2"/>
        <w:keepNext w:val="0"/>
        <w:keepLines w:val="0"/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80"/>
        <w:rPr>
          <w:b/>
          <w:sz w:val="34"/>
          <w:szCs w:val="34"/>
        </w:rPr>
      </w:pPr>
      <w:bookmarkStart w:id="9" w:name="_5x59ioqoqwwd" w:colFirst="0" w:colLast="0"/>
      <w:bookmarkEnd w:id="9"/>
      <w:r>
        <w:rPr>
          <w:b/>
          <w:sz w:val="34"/>
          <w:szCs w:val="34"/>
        </w:rPr>
        <w:t>9. Прикінцеві положення</w:t>
      </w:r>
    </w:p>
    <w:p w14:paraId="00000035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9.1. До всіх відносин, що виникають у зв’язку з використанням Платформи, застосовується законодавство України.</w:t>
      </w:r>
    </w:p>
    <w:p w14:paraId="00000036" w14:textId="77777777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t>9.2. Усі спори вирішуються шляхом переговорів. У разі неможливості врегулювання спору шляхом переговорів — у відповідному суді за місцезнаходженням Адміністрації.</w:t>
      </w:r>
    </w:p>
    <w:p w14:paraId="00000037" w14:textId="60FBEE5C" w:rsidR="00AA2CC4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240" w:after="240"/>
      </w:pPr>
      <w:r>
        <w:lastRenderedPageBreak/>
        <w:t xml:space="preserve">9.3. Для звернень та скарг Користувач </w:t>
      </w:r>
      <w:ins w:id="10" w:author="Христина Мадиняк" w:date="2025-04-29T23:34:00Z" w16du:dateUtc="2025-04-29T20:34:00Z">
        <w:r w:rsidR="00622609">
          <w:rPr>
            <w:lang w:val="uk-UA"/>
          </w:rPr>
          <w:t>або Юрис</w:t>
        </w:r>
      </w:ins>
      <w:ins w:id="11" w:author="Христина Мадиняк" w:date="2025-04-29T23:35:00Z" w16du:dateUtc="2025-04-29T20:35:00Z">
        <w:r w:rsidR="00622609">
          <w:rPr>
            <w:lang w:val="uk-UA"/>
          </w:rPr>
          <w:t xml:space="preserve">т </w:t>
        </w:r>
      </w:ins>
      <w:r>
        <w:t>може зв'язатися через електронну пошту: support@docca.com.ua</w:t>
      </w:r>
    </w:p>
    <w:p w14:paraId="00000038" w14:textId="77777777" w:rsidR="00AA2CC4" w:rsidRDefault="00AA2CC4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after="240"/>
      </w:pPr>
    </w:p>
    <w:p w14:paraId="00000039" w14:textId="77777777" w:rsidR="00AA2CC4" w:rsidRDefault="00AA2CC4"/>
    <w:sectPr w:rsidR="00AA2C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20326"/>
    <w:multiLevelType w:val="multilevel"/>
    <w:tmpl w:val="DCE25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AE0A99"/>
    <w:multiLevelType w:val="multilevel"/>
    <w:tmpl w:val="5BB245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CF602A"/>
    <w:multiLevelType w:val="multilevel"/>
    <w:tmpl w:val="09EC1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5C68A3"/>
    <w:multiLevelType w:val="multilevel"/>
    <w:tmpl w:val="0C187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252279"/>
    <w:multiLevelType w:val="multilevel"/>
    <w:tmpl w:val="7F682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8F6061"/>
    <w:multiLevelType w:val="multilevel"/>
    <w:tmpl w:val="73645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5212852">
    <w:abstractNumId w:val="2"/>
  </w:num>
  <w:num w:numId="2" w16cid:durableId="1661082985">
    <w:abstractNumId w:val="1"/>
  </w:num>
  <w:num w:numId="3" w16cid:durableId="151265297">
    <w:abstractNumId w:val="0"/>
  </w:num>
  <w:num w:numId="4" w16cid:durableId="1880821823">
    <w:abstractNumId w:val="4"/>
  </w:num>
  <w:num w:numId="5" w16cid:durableId="1037969582">
    <w:abstractNumId w:val="5"/>
  </w:num>
  <w:num w:numId="6" w16cid:durableId="30319992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Христина Мадиняк">
    <w15:presenceInfo w15:providerId="Windows Live" w15:userId="08c42a3e8c737d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CC4"/>
    <w:rsid w:val="00622609"/>
    <w:rsid w:val="00AA2CC4"/>
    <w:rsid w:val="00EF3AD9"/>
    <w:rsid w:val="00F6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AB0DF"/>
  <w15:docId w15:val="{E8289AC9-455E-0345-B67C-7A62E188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62260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ca.com.ua" TargetMode="External"/><Relationship Id="rId5" Type="http://schemas.openxmlformats.org/officeDocument/2006/relationships/hyperlink" Target="https://docca.com.u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Христина Мадиняк</cp:lastModifiedBy>
  <cp:revision>2</cp:revision>
  <dcterms:created xsi:type="dcterms:W3CDTF">2025-04-29T20:35:00Z</dcterms:created>
  <dcterms:modified xsi:type="dcterms:W3CDTF">2025-04-29T20:35:00Z</dcterms:modified>
</cp:coreProperties>
</file>