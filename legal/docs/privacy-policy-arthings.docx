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B1479" w:rsidRDefault="00000000">
      <w:pPr>
        <w:pStyle w:val="Heading1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480"/>
        <w:rPr>
          <w:b/>
          <w:sz w:val="46"/>
          <w:szCs w:val="46"/>
        </w:rPr>
      </w:pPr>
      <w:bookmarkStart w:id="0" w:name="_vvwfcvuwizr" w:colFirst="0" w:colLast="0"/>
      <w:bookmarkEnd w:id="0"/>
      <w:r>
        <w:rPr>
          <w:b/>
          <w:sz w:val="46"/>
          <w:szCs w:val="46"/>
        </w:rPr>
        <w:t>ПОЛІТИКА КОНФІДЕНЦІЙНОСТІ</w:t>
      </w:r>
    </w:p>
    <w:p w14:paraId="00000002" w14:textId="77777777" w:rsidR="00AB1479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</w:pPr>
      <w:r>
        <w:t>(Відповідно до Закону України "Про захист персональних даних")</w:t>
      </w:r>
    </w:p>
    <w:p w14:paraId="00000003" w14:textId="77777777" w:rsidR="00AB1479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</w:pPr>
      <w:r>
        <w:t>Останнє оновлення: 28.04.25</w:t>
      </w:r>
    </w:p>
    <w:p w14:paraId="00000004" w14:textId="77777777" w:rsidR="00AB1479" w:rsidRDefault="00000000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b/>
          <w:sz w:val="34"/>
          <w:szCs w:val="34"/>
        </w:rPr>
      </w:pPr>
      <w:bookmarkStart w:id="1" w:name="_7x72g1dd20kq" w:colFirst="0" w:colLast="0"/>
      <w:bookmarkEnd w:id="1"/>
      <w:r>
        <w:rPr>
          <w:b/>
          <w:sz w:val="34"/>
          <w:szCs w:val="34"/>
        </w:rPr>
        <w:t>1. Загальні положення</w:t>
      </w:r>
    </w:p>
    <w:p w14:paraId="00000005" w14:textId="2642922E" w:rsidR="00AB1479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</w:pPr>
      <w:r>
        <w:t xml:space="preserve">1.1. Ця Політика конфіденційності регулює порядок обробки та захисту персональних даних </w:t>
      </w:r>
      <w:ins w:id="2" w:author="Христина Мадиняк" w:date="2025-04-29T23:36:00Z" w16du:dateUtc="2025-04-29T20:36:00Z">
        <w:r w:rsidR="000F7587">
          <w:rPr>
            <w:lang w:val="uk-UA"/>
          </w:rPr>
          <w:t>к</w:t>
        </w:r>
      </w:ins>
      <w:del w:id="3" w:author="Христина Мадиняк" w:date="2025-04-29T23:36:00Z" w16du:dateUtc="2025-04-29T20:36:00Z">
        <w:r w:rsidR="000F7587" w:rsidDel="000F7587">
          <w:rPr>
            <w:lang w:val="uk-UA"/>
          </w:rPr>
          <w:delText>к</w:delText>
        </w:r>
      </w:del>
      <w:proofErr w:type="spellStart"/>
      <w:r>
        <w:t>ористувачів</w:t>
      </w:r>
      <w:proofErr w:type="spellEnd"/>
      <w:r>
        <w:t xml:space="preserve"> платформи </w:t>
      </w:r>
      <w:proofErr w:type="spellStart"/>
      <w:r>
        <w:t>Docca</w:t>
      </w:r>
      <w:proofErr w:type="spellEnd"/>
      <w:del w:id="4" w:author="Христина Мадиняк" w:date="2025-04-29T23:36:00Z" w16du:dateUtc="2025-04-29T20:36:00Z">
        <w:r w:rsidR="000F7587" w:rsidDel="000F7587">
          <w:rPr>
            <w:lang w:val="uk-UA"/>
          </w:rPr>
          <w:delText xml:space="preserve"> </w:delText>
        </w:r>
      </w:del>
      <w:r>
        <w:t xml:space="preserve">, розміщеної за </w:t>
      </w:r>
      <w:proofErr w:type="spellStart"/>
      <w:r>
        <w:t>адресою</w:t>
      </w:r>
      <w:proofErr w:type="spellEnd"/>
      <w:r>
        <w:fldChar w:fldCharType="begin"/>
      </w:r>
      <w:r>
        <w:instrText>HYPERLINK "https://docca.com.ua" \h</w:instrText>
      </w:r>
      <w:r>
        <w:fldChar w:fldCharType="separate"/>
      </w:r>
      <w:r>
        <w:t xml:space="preserve"> </w:t>
      </w:r>
      <w:r>
        <w:fldChar w:fldCharType="end"/>
      </w:r>
      <w:hyperlink r:id="rId5">
        <w:r>
          <w:rPr>
            <w:color w:val="1155CC"/>
            <w:u w:val="single"/>
          </w:rPr>
          <w:t>https://docca.com.ua</w:t>
        </w:r>
      </w:hyperlink>
      <w:r>
        <w:t>.</w:t>
      </w:r>
    </w:p>
    <w:p w14:paraId="00000006" w14:textId="77777777" w:rsidR="00AB1479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</w:pPr>
      <w:r>
        <w:t>1.2. Реєструючись або використовуючи платформу, ви надаєте згоду на обробку ваших персональних даних відповідно до цієї Політики.</w:t>
      </w:r>
    </w:p>
    <w:p w14:paraId="00000007" w14:textId="77777777" w:rsidR="00AB1479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</w:pPr>
      <w:r>
        <w:t>1.3. Ми серйозно ставимося до конфіденційності та безпеки ваших персональних даних.</w:t>
      </w:r>
    </w:p>
    <w:p w14:paraId="00000008" w14:textId="77777777" w:rsidR="00AB1479" w:rsidRDefault="00000000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b/>
          <w:sz w:val="34"/>
          <w:szCs w:val="34"/>
        </w:rPr>
      </w:pPr>
      <w:bookmarkStart w:id="5" w:name="_pkbehmm5jela" w:colFirst="0" w:colLast="0"/>
      <w:bookmarkEnd w:id="5"/>
      <w:r>
        <w:rPr>
          <w:b/>
          <w:sz w:val="34"/>
          <w:szCs w:val="34"/>
        </w:rPr>
        <w:t>2. Які дані ми збираємо</w:t>
      </w:r>
    </w:p>
    <w:p w14:paraId="00000009" w14:textId="77777777" w:rsidR="00AB1479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</w:pPr>
      <w:r>
        <w:t>2.1. Під час використання платформи ми можемо збирати наступні категорії даних:</w:t>
      </w:r>
    </w:p>
    <w:p w14:paraId="0000000A" w14:textId="77777777" w:rsidR="00AB1479" w:rsidRDefault="00000000">
      <w:pPr>
        <w:numPr>
          <w:ilvl w:val="0"/>
          <w:numId w:val="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/>
      </w:pPr>
      <w:r>
        <w:t>Ім’я, прізвище;</w:t>
      </w:r>
      <w:r>
        <w:br/>
      </w:r>
    </w:p>
    <w:p w14:paraId="0000000B" w14:textId="77777777" w:rsidR="00AB1479" w:rsidRDefault="00000000">
      <w:pPr>
        <w:numPr>
          <w:ilvl w:val="0"/>
          <w:numId w:val="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t>Адреса електронної пошти, номер телефону;</w:t>
      </w:r>
      <w:r>
        <w:br/>
      </w:r>
    </w:p>
    <w:p w14:paraId="0000000C" w14:textId="7F139A36" w:rsidR="00AB1479" w:rsidRDefault="00000000">
      <w:pPr>
        <w:numPr>
          <w:ilvl w:val="0"/>
          <w:numId w:val="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t xml:space="preserve">Професійна інформація (у випадку реєстрації </w:t>
      </w:r>
      <w:ins w:id="6" w:author="Христина Мадиняк" w:date="2025-04-29T23:36:00Z" w16du:dateUtc="2025-04-29T20:36:00Z">
        <w:r w:rsidR="000F7587">
          <w:rPr>
            <w:lang w:val="uk-UA"/>
          </w:rPr>
          <w:t>Ю</w:t>
        </w:r>
      </w:ins>
      <w:del w:id="7" w:author="Христина Мадиняк" w:date="2025-04-29T23:36:00Z" w16du:dateUtc="2025-04-29T20:36:00Z">
        <w:r w:rsidDel="000F7587">
          <w:delText>ю</w:delText>
        </w:r>
      </w:del>
      <w:proofErr w:type="spellStart"/>
      <w:r>
        <w:t>риста</w:t>
      </w:r>
      <w:proofErr w:type="spellEnd"/>
      <w:r>
        <w:t>);</w:t>
      </w:r>
      <w:r>
        <w:br/>
      </w:r>
    </w:p>
    <w:p w14:paraId="0000000D" w14:textId="77777777" w:rsidR="00AB1479" w:rsidRDefault="00000000">
      <w:pPr>
        <w:numPr>
          <w:ilvl w:val="0"/>
          <w:numId w:val="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t>Дані для авторизації (логін, пароль);</w:t>
      </w:r>
      <w:r>
        <w:br/>
      </w:r>
    </w:p>
    <w:p w14:paraId="0000000E" w14:textId="77777777" w:rsidR="00AB1479" w:rsidRDefault="00000000">
      <w:pPr>
        <w:numPr>
          <w:ilvl w:val="0"/>
          <w:numId w:val="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t xml:space="preserve">IP-адреса, дані браузера, </w:t>
      </w:r>
      <w:proofErr w:type="spellStart"/>
      <w:r>
        <w:t>cookie</w:t>
      </w:r>
      <w:proofErr w:type="spellEnd"/>
      <w:r>
        <w:t>-файли;</w:t>
      </w:r>
      <w:r>
        <w:br/>
      </w:r>
    </w:p>
    <w:p w14:paraId="0000000F" w14:textId="16FA635F" w:rsidR="00AB1479" w:rsidRDefault="00000000">
      <w:pPr>
        <w:numPr>
          <w:ilvl w:val="0"/>
          <w:numId w:val="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240"/>
      </w:pPr>
      <w:r>
        <w:t>Інша інформація, яку Користувач</w:t>
      </w:r>
      <w:ins w:id="8" w:author="Христина Мадиняк" w:date="2025-04-29T23:36:00Z" w16du:dateUtc="2025-04-29T20:36:00Z">
        <w:r w:rsidR="000F7587">
          <w:rPr>
            <w:lang w:val="uk-UA"/>
          </w:rPr>
          <w:t xml:space="preserve"> або Юрист</w:t>
        </w:r>
      </w:ins>
      <w:r>
        <w:t xml:space="preserve"> надає добровільно.</w:t>
      </w:r>
      <w:r>
        <w:br/>
      </w:r>
    </w:p>
    <w:p w14:paraId="00000010" w14:textId="77777777" w:rsidR="00AB1479" w:rsidRDefault="00000000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b/>
          <w:sz w:val="34"/>
          <w:szCs w:val="34"/>
        </w:rPr>
      </w:pPr>
      <w:bookmarkStart w:id="9" w:name="_6salr4po9v3k" w:colFirst="0" w:colLast="0"/>
      <w:bookmarkEnd w:id="9"/>
      <w:r>
        <w:rPr>
          <w:b/>
          <w:sz w:val="34"/>
          <w:szCs w:val="34"/>
        </w:rPr>
        <w:t>3. Мета збору персональних даних</w:t>
      </w:r>
    </w:p>
    <w:p w14:paraId="00000011" w14:textId="77777777" w:rsidR="00AB1479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</w:pPr>
      <w:r>
        <w:t>3.1. Ваші персональні дані обробляються з метою:</w:t>
      </w:r>
    </w:p>
    <w:p w14:paraId="00000012" w14:textId="77777777" w:rsidR="00AB1479" w:rsidRDefault="00000000">
      <w:pPr>
        <w:numPr>
          <w:ilvl w:val="0"/>
          <w:numId w:val="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/>
      </w:pPr>
      <w:r>
        <w:t>Надання доступу до функціоналу платформи;</w:t>
      </w:r>
      <w:r>
        <w:br/>
      </w:r>
    </w:p>
    <w:p w14:paraId="00000013" w14:textId="77777777" w:rsidR="00AB1479" w:rsidRDefault="00000000">
      <w:pPr>
        <w:numPr>
          <w:ilvl w:val="0"/>
          <w:numId w:val="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t>Здійснення комунікації між Користувачами та Юристами;</w:t>
      </w:r>
      <w:r>
        <w:br/>
      </w:r>
    </w:p>
    <w:p w14:paraId="00000014" w14:textId="77777777" w:rsidR="00AB1479" w:rsidRDefault="00000000">
      <w:pPr>
        <w:numPr>
          <w:ilvl w:val="0"/>
          <w:numId w:val="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lastRenderedPageBreak/>
        <w:t>Надання консультаційної підтримки;</w:t>
      </w:r>
      <w:r>
        <w:br/>
      </w:r>
    </w:p>
    <w:p w14:paraId="00000015" w14:textId="77777777" w:rsidR="00AB1479" w:rsidRDefault="00000000">
      <w:pPr>
        <w:numPr>
          <w:ilvl w:val="0"/>
          <w:numId w:val="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t>Маркетингових розсилок (за вашої згоди);</w:t>
      </w:r>
      <w:r>
        <w:br/>
      </w:r>
    </w:p>
    <w:p w14:paraId="00000016" w14:textId="77777777" w:rsidR="00AB1479" w:rsidRDefault="00000000">
      <w:pPr>
        <w:numPr>
          <w:ilvl w:val="0"/>
          <w:numId w:val="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t>Поліпшення якості наших послуг;</w:t>
      </w:r>
      <w:r>
        <w:br/>
      </w:r>
    </w:p>
    <w:p w14:paraId="00000017" w14:textId="77777777" w:rsidR="00AB1479" w:rsidRDefault="00000000">
      <w:pPr>
        <w:numPr>
          <w:ilvl w:val="0"/>
          <w:numId w:val="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240"/>
      </w:pPr>
      <w:r>
        <w:t>Виконання вимог чинного законодавства.</w:t>
      </w:r>
      <w:r>
        <w:br/>
      </w:r>
    </w:p>
    <w:p w14:paraId="00000018" w14:textId="77777777" w:rsidR="00AB1479" w:rsidRDefault="00000000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b/>
          <w:sz w:val="34"/>
          <w:szCs w:val="34"/>
        </w:rPr>
      </w:pPr>
      <w:bookmarkStart w:id="10" w:name="_tacuyhenxd25" w:colFirst="0" w:colLast="0"/>
      <w:bookmarkEnd w:id="10"/>
      <w:r>
        <w:rPr>
          <w:b/>
          <w:sz w:val="34"/>
          <w:szCs w:val="34"/>
        </w:rPr>
        <w:t>4. Зберігання даних</w:t>
      </w:r>
    </w:p>
    <w:p w14:paraId="00000019" w14:textId="77777777" w:rsidR="00AB1479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</w:pPr>
      <w:r>
        <w:t>4.1. Ваші персональні дані зберігаються протягом строку використання вами платформи, а також після його припинення — у випадках, передбачених законодавством України.</w:t>
      </w:r>
    </w:p>
    <w:p w14:paraId="0000001A" w14:textId="77777777" w:rsidR="00AB1479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</w:pPr>
      <w:r>
        <w:t>4.2. Ми вживаємо всіх необхідних технічних та організаційних заходів для захисту ваших даних від несанкціонованого доступу, зміни, розкриття або знищення.</w:t>
      </w:r>
    </w:p>
    <w:p w14:paraId="0000001B" w14:textId="77777777" w:rsidR="00AB1479" w:rsidRDefault="00000000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b/>
          <w:sz w:val="34"/>
          <w:szCs w:val="34"/>
        </w:rPr>
      </w:pPr>
      <w:bookmarkStart w:id="11" w:name="_eilt0psmcfmb" w:colFirst="0" w:colLast="0"/>
      <w:bookmarkEnd w:id="11"/>
      <w:r>
        <w:rPr>
          <w:b/>
          <w:sz w:val="34"/>
          <w:szCs w:val="34"/>
        </w:rPr>
        <w:t>5. Передача даних третім особам</w:t>
      </w:r>
    </w:p>
    <w:p w14:paraId="0000001C" w14:textId="77777777" w:rsidR="00AB1479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</w:pPr>
      <w:r>
        <w:t>5.1. Ми не передаємо ваші персональні дані третім особам без вашої явної згоди, за винятком випадків:</w:t>
      </w:r>
    </w:p>
    <w:p w14:paraId="0000001D" w14:textId="77777777" w:rsidR="00AB1479" w:rsidRDefault="00000000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/>
      </w:pPr>
      <w:r>
        <w:t>Виконання вимог законодавства або рішень суду;</w:t>
      </w:r>
      <w:r>
        <w:br/>
      </w:r>
    </w:p>
    <w:p w14:paraId="0000001E" w14:textId="77777777" w:rsidR="00AB1479" w:rsidRDefault="00000000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240"/>
      </w:pPr>
      <w:r>
        <w:t>Залучення підрядників для надання окремих послуг, за умови укладення з ними договору про нерозголошення інформації.</w:t>
      </w:r>
      <w:r>
        <w:br/>
      </w:r>
    </w:p>
    <w:p w14:paraId="0000001F" w14:textId="77777777" w:rsidR="00AB1479" w:rsidRDefault="00000000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b/>
          <w:sz w:val="34"/>
          <w:szCs w:val="34"/>
        </w:rPr>
      </w:pPr>
      <w:bookmarkStart w:id="12" w:name="_51aw1adrkmvu" w:colFirst="0" w:colLast="0"/>
      <w:bookmarkEnd w:id="12"/>
      <w:r>
        <w:rPr>
          <w:b/>
          <w:sz w:val="34"/>
          <w:szCs w:val="34"/>
        </w:rPr>
        <w:t xml:space="preserve">6. Використання </w:t>
      </w:r>
      <w:proofErr w:type="spellStart"/>
      <w:r>
        <w:rPr>
          <w:b/>
          <w:sz w:val="34"/>
          <w:szCs w:val="34"/>
        </w:rPr>
        <w:t>cookie</w:t>
      </w:r>
      <w:proofErr w:type="spellEnd"/>
      <w:r>
        <w:rPr>
          <w:b/>
          <w:sz w:val="34"/>
          <w:szCs w:val="34"/>
        </w:rPr>
        <w:t>-файлів</w:t>
      </w:r>
    </w:p>
    <w:p w14:paraId="00000020" w14:textId="77777777" w:rsidR="00AB1479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</w:pPr>
      <w:r>
        <w:t xml:space="preserve">6.1. Платформа використовує </w:t>
      </w:r>
      <w:proofErr w:type="spellStart"/>
      <w:r>
        <w:t>cookie</w:t>
      </w:r>
      <w:proofErr w:type="spellEnd"/>
      <w:r>
        <w:t>-файли для аналізу використання сайту та надання персоналізованого контенту.</w:t>
      </w:r>
    </w:p>
    <w:p w14:paraId="00000021" w14:textId="77777777" w:rsidR="00AB1479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</w:pPr>
      <w:r>
        <w:t xml:space="preserve">6.2. Ви можете самостійно налаштувати параметри використання </w:t>
      </w:r>
      <w:proofErr w:type="spellStart"/>
      <w:r>
        <w:t>cookie</w:t>
      </w:r>
      <w:proofErr w:type="spellEnd"/>
      <w:r>
        <w:t xml:space="preserve"> у вашому браузері.</w:t>
      </w:r>
    </w:p>
    <w:p w14:paraId="00000022" w14:textId="77777777" w:rsidR="00AB1479" w:rsidRPr="00084143" w:rsidRDefault="00000000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b/>
          <w:sz w:val="34"/>
          <w:szCs w:val="34"/>
          <w:lang w:val="uk-UA"/>
          <w:rPrChange w:id="13" w:author="Христина Мадиняк" w:date="2025-04-30T10:15:00Z" w16du:dateUtc="2025-04-30T07:15:00Z">
            <w:rPr>
              <w:b/>
              <w:sz w:val="34"/>
              <w:szCs w:val="34"/>
            </w:rPr>
          </w:rPrChange>
        </w:rPr>
      </w:pPr>
      <w:bookmarkStart w:id="14" w:name="_o2bcpdfdhp4u" w:colFirst="0" w:colLast="0"/>
      <w:bookmarkEnd w:id="14"/>
      <w:r>
        <w:rPr>
          <w:b/>
          <w:sz w:val="34"/>
          <w:szCs w:val="34"/>
        </w:rPr>
        <w:t>7. Ваші права</w:t>
      </w:r>
    </w:p>
    <w:p w14:paraId="00000023" w14:textId="77777777" w:rsidR="00AB1479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</w:pPr>
      <w:r>
        <w:t>Відповідно до законодавства України, ви маєте право:</w:t>
      </w:r>
    </w:p>
    <w:p w14:paraId="00000024" w14:textId="77777777" w:rsidR="00AB1479" w:rsidRDefault="00000000">
      <w:pPr>
        <w:numPr>
          <w:ilvl w:val="0"/>
          <w:numId w:val="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/>
      </w:pPr>
      <w:r>
        <w:lastRenderedPageBreak/>
        <w:t>Знати про джерела збору, місцезнаходження своїх персональних даних, мету їх обробки;</w:t>
      </w:r>
      <w:r>
        <w:br/>
      </w:r>
    </w:p>
    <w:p w14:paraId="00000025" w14:textId="77777777" w:rsidR="00AB1479" w:rsidRDefault="00000000">
      <w:pPr>
        <w:numPr>
          <w:ilvl w:val="0"/>
          <w:numId w:val="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t>Отримувати інформацію про умови надання доступу до своїх персональних даних;</w:t>
      </w:r>
      <w:r>
        <w:br/>
      </w:r>
    </w:p>
    <w:p w14:paraId="00000026" w14:textId="77777777" w:rsidR="00AB1479" w:rsidRDefault="00000000">
      <w:pPr>
        <w:numPr>
          <w:ilvl w:val="0"/>
          <w:numId w:val="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t>Вимагати виправлення або знищення своїх персональних даних у разі їх обробки з порушенням закону;</w:t>
      </w:r>
      <w:r>
        <w:br/>
      </w:r>
    </w:p>
    <w:p w14:paraId="00000027" w14:textId="77777777" w:rsidR="00AB1479" w:rsidRDefault="00000000">
      <w:pPr>
        <w:numPr>
          <w:ilvl w:val="0"/>
          <w:numId w:val="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240"/>
      </w:pPr>
      <w:r>
        <w:t>Захищати свої персональні дані від незаконної обробки.</w:t>
      </w:r>
      <w:r>
        <w:br/>
      </w:r>
    </w:p>
    <w:p w14:paraId="00000028" w14:textId="77777777" w:rsidR="00AB1479" w:rsidRDefault="00000000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b/>
          <w:sz w:val="34"/>
          <w:szCs w:val="34"/>
        </w:rPr>
      </w:pPr>
      <w:bookmarkStart w:id="15" w:name="_hyss8ejksl4e" w:colFirst="0" w:colLast="0"/>
      <w:bookmarkEnd w:id="15"/>
      <w:r>
        <w:rPr>
          <w:b/>
          <w:sz w:val="34"/>
          <w:szCs w:val="34"/>
        </w:rPr>
        <w:t>8. Зміни до Політики конфіденційності</w:t>
      </w:r>
    </w:p>
    <w:p w14:paraId="00000029" w14:textId="77777777" w:rsidR="00AB1479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</w:pPr>
      <w:r>
        <w:t>8.1. Ми маємо право вносити зміни до цієї Політики. Усі зміни публікуються на цій сторінці з оновленням дати останньої редакції.</w:t>
      </w:r>
    </w:p>
    <w:p w14:paraId="0000002A" w14:textId="77777777" w:rsidR="00AB1479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</w:pPr>
      <w:r>
        <w:t>8.2. Продовження використання платформи після внесення змін означає вашу згоду з оновленими умовами.</w:t>
      </w:r>
    </w:p>
    <w:p w14:paraId="0000002B" w14:textId="77777777" w:rsidR="00AB1479" w:rsidRDefault="00000000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b/>
          <w:sz w:val="34"/>
          <w:szCs w:val="34"/>
        </w:rPr>
      </w:pPr>
      <w:bookmarkStart w:id="16" w:name="_d982aws5gipy" w:colFirst="0" w:colLast="0"/>
      <w:bookmarkEnd w:id="16"/>
      <w:r>
        <w:rPr>
          <w:b/>
          <w:sz w:val="34"/>
          <w:szCs w:val="34"/>
        </w:rPr>
        <w:t>9. Контактна інформація</w:t>
      </w:r>
    </w:p>
    <w:p w14:paraId="0000002C" w14:textId="77777777" w:rsidR="00AB1479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</w:pPr>
      <w:r>
        <w:t>Якщо у вас є запитання або скарги щодо обробки ваших персональних даних, будь ласка, зв'яжіться з нами:</w:t>
      </w:r>
    </w:p>
    <w:p w14:paraId="0000002D" w14:textId="77777777" w:rsidR="00AB1479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  <w:rPr>
          <w:color w:val="1155CC"/>
          <w:u w:val="single"/>
        </w:rPr>
      </w:pPr>
      <w:r>
        <w:rPr>
          <w:b/>
        </w:rPr>
        <w:t>Назва компанії</w:t>
      </w:r>
      <w:r>
        <w:t xml:space="preserve">: </w:t>
      </w:r>
      <w:proofErr w:type="spellStart"/>
      <w:r>
        <w:t>Docca</w:t>
      </w:r>
      <w:proofErr w:type="spellEnd"/>
      <w:r>
        <w:br/>
        <w:t xml:space="preserve"> </w:t>
      </w:r>
      <w:r>
        <w:rPr>
          <w:b/>
        </w:rPr>
        <w:t>Електронна пошта</w:t>
      </w:r>
      <w:r>
        <w:t>: support@docca.com.ua</w:t>
      </w:r>
      <w:r>
        <w:br/>
        <w:t xml:space="preserve"> </w:t>
      </w:r>
      <w:r>
        <w:rPr>
          <w:b/>
        </w:rPr>
        <w:t>Адреса сайту</w:t>
      </w:r>
      <w:r>
        <w:t>:</w:t>
      </w:r>
      <w:hyperlink r:id="rId6">
        <w:r>
          <w:t xml:space="preserve"> </w:t>
        </w:r>
      </w:hyperlink>
      <w:hyperlink r:id="rId7">
        <w:r>
          <w:rPr>
            <w:color w:val="1155CC"/>
            <w:u w:val="single"/>
          </w:rPr>
          <w:t>https://docca.com.ua</w:t>
        </w:r>
      </w:hyperlink>
    </w:p>
    <w:p w14:paraId="0000002E" w14:textId="77777777" w:rsidR="00AB1479" w:rsidRDefault="00AB1479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240"/>
      </w:pPr>
    </w:p>
    <w:sectPr w:rsidR="00AB147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03F2"/>
    <w:multiLevelType w:val="multilevel"/>
    <w:tmpl w:val="17F8F2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3773EF"/>
    <w:multiLevelType w:val="multilevel"/>
    <w:tmpl w:val="EDB4B4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4657064"/>
    <w:multiLevelType w:val="multilevel"/>
    <w:tmpl w:val="0F5A39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E934259"/>
    <w:multiLevelType w:val="multilevel"/>
    <w:tmpl w:val="1974FE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01388653">
    <w:abstractNumId w:val="3"/>
  </w:num>
  <w:num w:numId="2" w16cid:durableId="1879665644">
    <w:abstractNumId w:val="1"/>
  </w:num>
  <w:num w:numId="3" w16cid:durableId="1142307114">
    <w:abstractNumId w:val="2"/>
  </w:num>
  <w:num w:numId="4" w16cid:durableId="168598148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Христина Мадиняк">
    <w15:presenceInfo w15:providerId="Windows Live" w15:userId="08c42a3e8c737d1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479"/>
    <w:rsid w:val="00084143"/>
    <w:rsid w:val="000F7587"/>
    <w:rsid w:val="00AB1479"/>
    <w:rsid w:val="00EF3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DA11627"/>
  <w15:docId w15:val="{E8289AC9-455E-0345-B67C-7A62E188E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0F7587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ca.com.u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ca.com.ua" TargetMode="External"/><Relationship Id="rId5" Type="http://schemas.openxmlformats.org/officeDocument/2006/relationships/hyperlink" Target="https://docca.com.u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464</Words>
  <Characters>2650</Characters>
  <Application>Microsoft Office Word</Application>
  <DocSecurity>0</DocSecurity>
  <Lines>22</Lines>
  <Paragraphs>6</Paragraphs>
  <ScaleCrop>false</ScaleCrop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Христина Мадиняк</cp:lastModifiedBy>
  <cp:revision>3</cp:revision>
  <dcterms:created xsi:type="dcterms:W3CDTF">2025-04-29T20:40:00Z</dcterms:created>
  <dcterms:modified xsi:type="dcterms:W3CDTF">2025-04-30T07:32:00Z</dcterms:modified>
</cp:coreProperties>
</file>