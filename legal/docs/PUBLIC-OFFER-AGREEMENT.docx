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754B6" w:rsidRDefault="00000000">
      <w:pPr>
        <w:pStyle w:val="Heading1"/>
        <w:keepNext w:val="0"/>
        <w:keepLines w:val="0"/>
        <w:spacing w:before="480"/>
      </w:pPr>
      <w:bookmarkStart w:id="0" w:name="_f71ej9pzpbc6" w:colFirst="0" w:colLast="0"/>
      <w:bookmarkEnd w:id="0"/>
      <w:r>
        <w:rPr>
          <w:b/>
          <w:sz w:val="46"/>
          <w:szCs w:val="46"/>
        </w:rPr>
        <w:t>ДОГОВІР ПУБЛІЧНОЇ ОФЕРТИ</w:t>
      </w:r>
    </w:p>
    <w:p w14:paraId="00000002" w14:textId="77777777" w:rsidR="008754B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1rfgv5ass47m" w:colFirst="0" w:colLast="0"/>
      <w:bookmarkEnd w:id="1"/>
      <w:r>
        <w:rPr>
          <w:b/>
          <w:sz w:val="34"/>
          <w:szCs w:val="34"/>
        </w:rPr>
        <w:t>1. Загальні положення</w:t>
      </w:r>
    </w:p>
    <w:p w14:paraId="00000003" w14:textId="311FB1B1" w:rsidR="008754B6" w:rsidRDefault="00000000">
      <w:pPr>
        <w:spacing w:before="240" w:after="240"/>
      </w:pPr>
      <w:r>
        <w:t xml:space="preserve">1.1. Цей </w:t>
      </w:r>
      <w:ins w:id="2" w:author="Христина Мадиняк" w:date="2025-04-29T22:47:00Z" w16du:dateUtc="2025-04-29T19:47:00Z">
        <w:r w:rsidR="00A4224B">
          <w:rPr>
            <w:lang w:val="uk-UA"/>
          </w:rPr>
          <w:t>Д</w:t>
        </w:r>
      </w:ins>
      <w:del w:id="3" w:author="Христина Мадиняк" w:date="2025-04-29T22:47:00Z" w16du:dateUtc="2025-04-29T19:47:00Z">
        <w:r w:rsidDel="00A4224B">
          <w:delText>д</w:delText>
        </w:r>
      </w:del>
      <w:proofErr w:type="spellStart"/>
      <w:r>
        <w:t>оговір</w:t>
      </w:r>
      <w:proofErr w:type="spellEnd"/>
      <w:r>
        <w:t xml:space="preserve"> є публічною офертою відповідно до ст. 633, 641 Цивільного кодексу України та визначає умови користування </w:t>
      </w:r>
      <w:ins w:id="4" w:author="Христина Мадиняк" w:date="2025-04-30T10:41:00Z" w16du:dateUtc="2025-04-30T07:41:00Z">
        <w:r w:rsidR="008025EE">
          <w:rPr>
            <w:lang w:val="uk-UA"/>
          </w:rPr>
          <w:t>П</w:t>
        </w:r>
      </w:ins>
      <w:del w:id="5" w:author="Христина Мадиняк" w:date="2025-04-30T10:41:00Z" w16du:dateUtc="2025-04-30T07:41:00Z">
        <w:r w:rsidDel="008025EE">
          <w:delText>п</w:delText>
        </w:r>
      </w:del>
      <w:proofErr w:type="spellStart"/>
      <w:r>
        <w:t>латформою</w:t>
      </w:r>
      <w:proofErr w:type="spellEnd"/>
      <w:r>
        <w:t xml:space="preserve"> </w:t>
      </w:r>
      <w:proofErr w:type="spellStart"/>
      <w:r>
        <w:t>Docca</w:t>
      </w:r>
      <w:proofErr w:type="spellEnd"/>
      <w:r>
        <w:t xml:space="preserve">, розміщеною в мережі Інтернет за </w:t>
      </w:r>
      <w:proofErr w:type="spellStart"/>
      <w:r>
        <w:t>адресою</w:t>
      </w:r>
      <w:proofErr w:type="spellEnd"/>
      <w:r>
        <w:t>: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https://docca.com.ua</w:t>
        </w:r>
      </w:hyperlink>
      <w:r>
        <w:t>.</w:t>
      </w:r>
    </w:p>
    <w:p w14:paraId="00000004" w14:textId="4FDD2A77" w:rsidR="008754B6" w:rsidRDefault="00000000">
      <w:pPr>
        <w:spacing w:before="240" w:after="240"/>
        <w:rPr>
          <w:ins w:id="6" w:author="Христина Мадиняк" w:date="2025-04-29T22:51:00Z" w16du:dateUtc="2025-04-29T19:51:00Z"/>
          <w:lang w:val="uk-UA"/>
        </w:rPr>
      </w:pPr>
      <w:r>
        <w:t xml:space="preserve">1.2. Фактичне використання сайту, реєстрація на </w:t>
      </w:r>
      <w:ins w:id="7" w:author="Христина Мадиняк" w:date="2025-04-30T10:35:00Z" w16du:dateUtc="2025-04-30T07:35:00Z">
        <w:r w:rsidR="008025EE">
          <w:rPr>
            <w:lang w:val="uk-UA"/>
          </w:rPr>
          <w:t>П</w:t>
        </w:r>
      </w:ins>
      <w:del w:id="8" w:author="Христина Мадиняк" w:date="2025-04-30T10:35:00Z" w16du:dateUtc="2025-04-30T07:35:00Z">
        <w:r w:rsidDel="008025EE">
          <w:delText>п</w:delText>
        </w:r>
      </w:del>
      <w:proofErr w:type="spellStart"/>
      <w:r>
        <w:t>латформі</w:t>
      </w:r>
      <w:proofErr w:type="spellEnd"/>
      <w:r>
        <w:t xml:space="preserve"> або оформлення платної підписки свідчать про безумовну згоду </w:t>
      </w:r>
      <w:ins w:id="9" w:author="Христина Мадиняк" w:date="2025-04-29T22:53:00Z" w16du:dateUtc="2025-04-29T19:53:00Z">
        <w:r w:rsidR="00F158DD">
          <w:rPr>
            <w:lang w:val="uk-UA"/>
          </w:rPr>
          <w:t>К</w:t>
        </w:r>
      </w:ins>
      <w:del w:id="10" w:author="Христина Мадиняк" w:date="2025-04-29T22:53:00Z" w16du:dateUtc="2025-04-29T19:53:00Z">
        <w:r w:rsidDel="00F158DD">
          <w:delText>к</w:delText>
        </w:r>
      </w:del>
      <w:proofErr w:type="spellStart"/>
      <w:r>
        <w:t>ористувача</w:t>
      </w:r>
      <w:proofErr w:type="spellEnd"/>
      <w:ins w:id="11" w:author="Христина Мадиняк" w:date="2025-04-29T22:53:00Z" w16du:dateUtc="2025-04-29T19:53:00Z">
        <w:r w:rsidR="00F158DD">
          <w:rPr>
            <w:lang w:val="uk-UA"/>
          </w:rPr>
          <w:t xml:space="preserve"> або Юриста</w:t>
        </w:r>
      </w:ins>
      <w:r>
        <w:t xml:space="preserve"> з умовами цього </w:t>
      </w:r>
      <w:ins w:id="12" w:author="Христина Мадиняк" w:date="2025-04-29T22:47:00Z" w16du:dateUtc="2025-04-29T19:47:00Z">
        <w:r w:rsidR="00A4224B">
          <w:rPr>
            <w:lang w:val="uk-UA"/>
          </w:rPr>
          <w:t>Д</w:t>
        </w:r>
      </w:ins>
      <w:del w:id="13" w:author="Христина Мадиняк" w:date="2025-04-29T22:47:00Z" w16du:dateUtc="2025-04-29T19:47:00Z">
        <w:r w:rsidDel="00A4224B">
          <w:delText>д</w:delText>
        </w:r>
      </w:del>
      <w:proofErr w:type="spellStart"/>
      <w:r>
        <w:t>оговору</w:t>
      </w:r>
      <w:proofErr w:type="spellEnd"/>
      <w:ins w:id="14" w:author="Христина Мадиняк" w:date="2025-04-29T22:50:00Z" w16du:dateUtc="2025-04-29T19:50:00Z">
        <w:r w:rsidR="00F158DD">
          <w:rPr>
            <w:lang w:val="uk-UA"/>
          </w:rPr>
          <w:t xml:space="preserve"> </w:t>
        </w:r>
      </w:ins>
      <w:ins w:id="15" w:author="Христина Мадиняк" w:date="2025-04-29T22:51:00Z" w16du:dateUtc="2025-04-29T19:51:00Z">
        <w:r w:rsidR="00F158DD" w:rsidRPr="00F158DD">
          <w:rPr>
            <w:lang w:val="uk-UA"/>
          </w:rPr>
          <w:t>в повному обсязі, без будь-яких застережень і винятків</w:t>
        </w:r>
        <w:r w:rsidR="00F158DD">
          <w:rPr>
            <w:lang w:val="uk-UA"/>
          </w:rPr>
          <w:t>.</w:t>
        </w:r>
      </w:ins>
      <w:del w:id="16" w:author="Христина Мадиняк" w:date="2025-04-29T22:50:00Z" w16du:dateUtc="2025-04-29T19:50:00Z">
        <w:r w:rsidDel="00F158DD">
          <w:delText>.</w:delText>
        </w:r>
      </w:del>
    </w:p>
    <w:p w14:paraId="1DD404A8" w14:textId="6C19000B" w:rsidR="00766CA4" w:rsidRDefault="00F158DD" w:rsidP="00766CA4">
      <w:pPr>
        <w:spacing w:before="240" w:after="240"/>
        <w:rPr>
          <w:ins w:id="17" w:author="Христина Мадиняк" w:date="2025-04-29T23:32:00Z" w16du:dateUtc="2025-04-29T20:32:00Z"/>
          <w:lang w:val="uk-UA"/>
        </w:rPr>
      </w:pPr>
      <w:ins w:id="18" w:author="Христина Мадиняк" w:date="2025-04-29T22:51:00Z" w16du:dateUtc="2025-04-29T19:51:00Z">
        <w:r>
          <w:rPr>
            <w:lang w:val="uk-UA"/>
          </w:rPr>
          <w:t xml:space="preserve">1.3. </w:t>
        </w:r>
        <w:r w:rsidRPr="00F158DD">
          <w:rPr>
            <w:lang w:val="uk-UA"/>
          </w:rPr>
          <w:t xml:space="preserve">Угода з урахуванням всіх змін та доповнень, розміщується до загального відома на </w:t>
        </w:r>
      </w:ins>
      <w:ins w:id="19" w:author="Христина Мадиняк" w:date="2025-04-30T10:35:00Z" w16du:dateUtc="2025-04-30T07:35:00Z">
        <w:r w:rsidR="008025EE">
          <w:rPr>
            <w:lang w:val="uk-UA"/>
          </w:rPr>
          <w:t>П</w:t>
        </w:r>
      </w:ins>
      <w:ins w:id="20" w:author="Христина Мадиняк" w:date="2025-04-29T22:52:00Z" w16du:dateUtc="2025-04-29T19:52:00Z">
        <w:r>
          <w:rPr>
            <w:lang w:val="uk-UA"/>
          </w:rPr>
          <w:t>латформі</w:t>
        </w:r>
      </w:ins>
      <w:ins w:id="21" w:author="Христина Мадиняк" w:date="2025-04-29T22:51:00Z" w16du:dateUtc="2025-04-29T19:51:00Z">
        <w:r w:rsidRPr="00F158DD">
          <w:rPr>
            <w:lang w:val="uk-UA"/>
          </w:rPr>
          <w:t>. Користувач</w:t>
        </w:r>
      </w:ins>
      <w:ins w:id="22" w:author="Христина Мадиняк" w:date="2025-04-29T22:53:00Z" w16du:dateUtc="2025-04-29T19:53:00Z">
        <w:r>
          <w:rPr>
            <w:lang w:val="uk-UA"/>
          </w:rPr>
          <w:t xml:space="preserve"> аб</w:t>
        </w:r>
      </w:ins>
      <w:ins w:id="23" w:author="Христина Мадиняк" w:date="2025-04-29T22:54:00Z" w16du:dateUtc="2025-04-29T19:54:00Z">
        <w:r>
          <w:rPr>
            <w:lang w:val="uk-UA"/>
          </w:rPr>
          <w:t>о Юрист</w:t>
        </w:r>
      </w:ins>
      <w:ins w:id="24" w:author="Христина Мадиняк" w:date="2025-04-29T22:52:00Z" w16du:dateUtc="2025-04-29T19:52:00Z">
        <w:r>
          <w:rPr>
            <w:lang w:val="uk-UA"/>
          </w:rPr>
          <w:t xml:space="preserve">, </w:t>
        </w:r>
      </w:ins>
      <w:ins w:id="25" w:author="Христина Мадиняк" w:date="2025-04-29T22:51:00Z" w16du:dateUtc="2025-04-29T19:51:00Z">
        <w:r w:rsidRPr="00F158DD">
          <w:rPr>
            <w:lang w:val="uk-UA"/>
          </w:rPr>
          <w:t xml:space="preserve">користуючись </w:t>
        </w:r>
      </w:ins>
      <w:ins w:id="26" w:author="Христина Мадиняк" w:date="2025-04-30T10:35:00Z" w16du:dateUtc="2025-04-30T07:35:00Z">
        <w:r w:rsidR="008025EE">
          <w:rPr>
            <w:lang w:val="uk-UA"/>
          </w:rPr>
          <w:t>П</w:t>
        </w:r>
      </w:ins>
      <w:ins w:id="27" w:author="Христина Мадиняк" w:date="2025-04-29T22:52:00Z" w16du:dateUtc="2025-04-29T19:52:00Z">
        <w:r>
          <w:rPr>
            <w:lang w:val="uk-UA"/>
          </w:rPr>
          <w:t xml:space="preserve">латформою, </w:t>
        </w:r>
      </w:ins>
      <w:ins w:id="28" w:author="Христина Мадиняк" w:date="2025-04-29T22:51:00Z" w16du:dateUtc="2025-04-29T19:51:00Z">
        <w:r w:rsidRPr="00F158DD">
          <w:rPr>
            <w:lang w:val="uk-UA"/>
          </w:rPr>
          <w:t xml:space="preserve">автоматично надає свою згоду на внесення змін до </w:t>
        </w:r>
      </w:ins>
      <w:ins w:id="29" w:author="Христина Мадиняк" w:date="2025-04-30T10:35:00Z" w16du:dateUtc="2025-04-30T07:35:00Z">
        <w:r w:rsidR="008025EE">
          <w:rPr>
            <w:lang w:val="uk-UA"/>
          </w:rPr>
          <w:t>цього Договору</w:t>
        </w:r>
      </w:ins>
      <w:ins w:id="30" w:author="Христина Мадиняк" w:date="2025-04-29T22:51:00Z" w16du:dateUtc="2025-04-29T19:51:00Z">
        <w:r w:rsidRPr="00F158DD">
          <w:rPr>
            <w:lang w:val="uk-UA"/>
          </w:rPr>
          <w:t xml:space="preserve"> без отримання будь-якого спеціального підтвердження з </w:t>
        </w:r>
      </w:ins>
      <w:ins w:id="31" w:author="Христина Мадиняк" w:date="2025-04-29T22:54:00Z" w16du:dateUtc="2025-04-29T19:54:00Z">
        <w:r>
          <w:rPr>
            <w:lang w:val="uk-UA"/>
          </w:rPr>
          <w:t xml:space="preserve">його </w:t>
        </w:r>
      </w:ins>
      <w:ins w:id="32" w:author="Христина Мадиняк" w:date="2025-04-29T22:51:00Z" w16du:dateUtc="2025-04-29T19:51:00Z">
        <w:r w:rsidRPr="00F158DD">
          <w:rPr>
            <w:lang w:val="uk-UA"/>
          </w:rPr>
          <w:t>боку</w:t>
        </w:r>
      </w:ins>
      <w:ins w:id="33" w:author="Христина Мадиняк" w:date="2025-04-29T23:32:00Z" w16du:dateUtc="2025-04-29T20:32:00Z">
        <w:r w:rsidR="00766CA4">
          <w:rPr>
            <w:lang w:val="uk-UA"/>
          </w:rPr>
          <w:t>.</w:t>
        </w:r>
      </w:ins>
    </w:p>
    <w:p w14:paraId="7EE238FB" w14:textId="16B6005A" w:rsidR="00766CA4" w:rsidRPr="00766CA4" w:rsidRDefault="00766CA4" w:rsidP="00766CA4">
      <w:pPr>
        <w:spacing w:before="240" w:after="240"/>
        <w:rPr>
          <w:ins w:id="34" w:author="Христина Мадиняк" w:date="2025-04-29T23:31:00Z" w16du:dateUtc="2025-04-29T20:31:00Z"/>
          <w:lang w:val="uk-UA"/>
          <w:rPrChange w:id="35" w:author="Христина Мадиняк" w:date="2025-04-29T23:32:00Z" w16du:dateUtc="2025-04-29T20:32:00Z">
            <w:rPr>
              <w:ins w:id="36" w:author="Христина Мадиняк" w:date="2025-04-29T23:31:00Z" w16du:dateUtc="2025-04-29T20:31:00Z"/>
              <w:lang w:val="en-UA"/>
            </w:rPr>
          </w:rPrChange>
        </w:rPr>
      </w:pPr>
      <w:ins w:id="37" w:author="Христина Мадиняк" w:date="2025-04-29T23:32:00Z" w16du:dateUtc="2025-04-29T20:32:00Z">
        <w:r>
          <w:rPr>
            <w:lang w:val="uk-UA"/>
          </w:rPr>
          <w:t xml:space="preserve">1.4. </w:t>
        </w:r>
      </w:ins>
      <w:ins w:id="38" w:author="Христина Мадиняк" w:date="2025-04-29T23:31:00Z" w16du:dateUtc="2025-04-29T20:31:00Z">
        <w:r w:rsidRPr="00766CA4">
          <w:rPr>
            <w:lang w:val="en-UA"/>
          </w:rPr>
          <w:t xml:space="preserve">Крім тексту цього Договору, порядок користування </w:t>
        </w:r>
      </w:ins>
      <w:ins w:id="39" w:author="Христина Мадиняк" w:date="2025-04-29T23:32:00Z" w16du:dateUtc="2025-04-29T20:32:00Z">
        <w:r>
          <w:rPr>
            <w:lang w:val="uk-UA"/>
          </w:rPr>
          <w:t>Платформою</w:t>
        </w:r>
      </w:ins>
      <w:ins w:id="40" w:author="Христина Мадиняк" w:date="2025-04-29T23:31:00Z" w16du:dateUtc="2025-04-29T20:31:00Z">
        <w:r w:rsidRPr="00766CA4">
          <w:rPr>
            <w:lang w:val="en-UA"/>
          </w:rPr>
          <w:t xml:space="preserve"> визначається У</w:t>
        </w:r>
      </w:ins>
      <w:ins w:id="41" w:author="Христина Мадиняк" w:date="2025-04-29T23:32:00Z" w16du:dateUtc="2025-04-29T20:32:00Z">
        <w:r>
          <w:rPr>
            <w:lang w:val="uk-UA"/>
          </w:rPr>
          <w:t>мовами</w:t>
        </w:r>
      </w:ins>
      <w:ins w:id="42" w:author="Христина Мадиняк" w:date="2025-04-29T23:31:00Z" w16du:dateUtc="2025-04-29T20:31:00Z">
        <w:r w:rsidRPr="00766CA4">
          <w:rPr>
            <w:lang w:val="en-UA"/>
          </w:rPr>
          <w:t xml:space="preserve"> </w:t>
        </w:r>
      </w:ins>
      <w:ins w:id="43" w:author="Христина Мадиняк" w:date="2025-04-29T23:32:00Z" w16du:dateUtc="2025-04-29T20:32:00Z">
        <w:r>
          <w:rPr>
            <w:lang w:val="uk-UA"/>
          </w:rPr>
          <w:t>використання</w:t>
        </w:r>
      </w:ins>
      <w:ins w:id="44" w:author="Христина Мадиняк" w:date="2025-04-29T23:31:00Z" w16du:dateUtc="2025-04-29T20:31:00Z">
        <w:r w:rsidRPr="00766CA4">
          <w:rPr>
            <w:lang w:val="en-UA"/>
          </w:rPr>
          <w:t>, розміще</w:t>
        </w:r>
      </w:ins>
      <w:ins w:id="45" w:author="Христина Мадиняк" w:date="2025-04-29T23:32:00Z" w16du:dateUtc="2025-04-29T20:32:00Z">
        <w:r>
          <w:rPr>
            <w:lang w:val="uk-UA"/>
          </w:rPr>
          <w:t>ними</w:t>
        </w:r>
      </w:ins>
      <w:ins w:id="46" w:author="Христина Мадиняк" w:date="2025-04-29T23:31:00Z" w16du:dateUtc="2025-04-29T20:31:00Z">
        <w:r w:rsidRPr="00766CA4">
          <w:rPr>
            <w:lang w:val="en-UA"/>
          </w:rPr>
          <w:t xml:space="preserve"> за адресою </w:t>
        </w:r>
      </w:ins>
      <w:ins w:id="47" w:author="Христина Мадиняк" w:date="2025-04-29T23:32:00Z" w16du:dateUtc="2025-04-29T20:32:00Z">
        <w:r w:rsidRPr="008025EE">
          <w:rPr>
            <w:highlight w:val="yellow"/>
            <w:rPrChange w:id="48" w:author="Христина Мадиняк" w:date="2025-04-30T10:36:00Z" w16du:dateUtc="2025-04-30T07:36:00Z">
              <w:rPr/>
            </w:rPrChange>
          </w:rPr>
          <w:fldChar w:fldCharType="begin"/>
        </w:r>
        <w:r w:rsidRPr="008025EE">
          <w:rPr>
            <w:highlight w:val="yellow"/>
            <w:rPrChange w:id="49" w:author="Христина Мадиняк" w:date="2025-04-30T10:36:00Z" w16du:dateUtc="2025-04-30T07:36:00Z">
              <w:rPr/>
            </w:rPrChange>
          </w:rPr>
          <w:instrText>HYPERLINK "https://docca.com.ua" \h</w:instrText>
        </w:r>
        <w:r w:rsidRPr="008025EE">
          <w:rPr>
            <w:highlight w:val="yellow"/>
            <w:rPrChange w:id="50" w:author="Христина Мадиняк" w:date="2025-04-30T10:36:00Z" w16du:dateUtc="2025-04-30T07:36:00Z">
              <w:rPr/>
            </w:rPrChange>
          </w:rPr>
        </w:r>
        <w:r w:rsidRPr="008025EE">
          <w:rPr>
            <w:highlight w:val="yellow"/>
            <w:rPrChange w:id="51" w:author="Христина Мадиняк" w:date="2025-04-30T10:36:00Z" w16du:dateUtc="2025-04-30T07:36:00Z">
              <w:rPr/>
            </w:rPrChange>
          </w:rPr>
          <w:fldChar w:fldCharType="separate"/>
        </w:r>
        <w:r w:rsidRPr="008025EE">
          <w:rPr>
            <w:color w:val="1155CC"/>
            <w:highlight w:val="yellow"/>
            <w:u w:val="single"/>
            <w:rPrChange w:id="52" w:author="Христина Мадиняк" w:date="2025-04-30T10:36:00Z" w16du:dateUtc="2025-04-30T07:36:00Z">
              <w:rPr>
                <w:color w:val="1155CC"/>
                <w:u w:val="single"/>
              </w:rPr>
            </w:rPrChange>
          </w:rPr>
          <w:t>https://docca.com.ua</w:t>
        </w:r>
        <w:r w:rsidRPr="008025EE">
          <w:rPr>
            <w:highlight w:val="yellow"/>
            <w:rPrChange w:id="53" w:author="Христина Мадиняк" w:date="2025-04-30T10:36:00Z" w16du:dateUtc="2025-04-30T07:36:00Z">
              <w:rPr/>
            </w:rPrChange>
          </w:rPr>
          <w:fldChar w:fldCharType="end"/>
        </w:r>
        <w:r>
          <w:rPr>
            <w:lang w:val="uk-UA"/>
          </w:rPr>
          <w:t xml:space="preserve"> </w:t>
        </w:r>
      </w:ins>
      <w:ins w:id="54" w:author="Христина Мадиняк" w:date="2025-04-29T23:31:00Z" w16du:dateUtc="2025-04-29T20:31:00Z">
        <w:r w:rsidRPr="00766CA4">
          <w:rPr>
            <w:lang w:val="en-UA"/>
          </w:rPr>
          <w:t>та Політик</w:t>
        </w:r>
      </w:ins>
      <w:proofErr w:type="spellStart"/>
      <w:ins w:id="55" w:author="Христина Мадиняк" w:date="2025-04-29T23:32:00Z" w16du:dateUtc="2025-04-29T20:32:00Z">
        <w:r>
          <w:rPr>
            <w:lang w:val="uk-UA"/>
          </w:rPr>
          <w:t>ою</w:t>
        </w:r>
      </w:ins>
      <w:proofErr w:type="spellEnd"/>
      <w:ins w:id="56" w:author="Христина Мадиняк" w:date="2025-04-29T23:31:00Z" w16du:dateUtc="2025-04-29T20:31:00Z">
        <w:r w:rsidRPr="00766CA4">
          <w:rPr>
            <w:lang w:val="en-UA"/>
          </w:rPr>
          <w:t xml:space="preserve"> конфіденційності, розміщеною за адресою </w:t>
        </w:r>
      </w:ins>
      <w:ins w:id="57" w:author="Христина Мадиняк" w:date="2025-04-29T23:32:00Z" w16du:dateUtc="2025-04-29T20:32:00Z">
        <w:r w:rsidRPr="008025EE">
          <w:rPr>
            <w:highlight w:val="yellow"/>
            <w:rPrChange w:id="58" w:author="Христина Мадиняк" w:date="2025-04-30T10:36:00Z" w16du:dateUtc="2025-04-30T07:36:00Z">
              <w:rPr/>
            </w:rPrChange>
          </w:rPr>
          <w:fldChar w:fldCharType="begin"/>
        </w:r>
        <w:r w:rsidRPr="008025EE">
          <w:rPr>
            <w:highlight w:val="yellow"/>
            <w:rPrChange w:id="59" w:author="Христина Мадиняк" w:date="2025-04-30T10:36:00Z" w16du:dateUtc="2025-04-30T07:36:00Z">
              <w:rPr/>
            </w:rPrChange>
          </w:rPr>
          <w:instrText>HYPERLINK "https://docca.com.ua" \h</w:instrText>
        </w:r>
        <w:r w:rsidRPr="008025EE">
          <w:rPr>
            <w:highlight w:val="yellow"/>
            <w:rPrChange w:id="60" w:author="Христина Мадиняк" w:date="2025-04-30T10:36:00Z" w16du:dateUtc="2025-04-30T07:36:00Z">
              <w:rPr/>
            </w:rPrChange>
          </w:rPr>
        </w:r>
        <w:r w:rsidRPr="008025EE">
          <w:rPr>
            <w:highlight w:val="yellow"/>
            <w:rPrChange w:id="61" w:author="Христина Мадиняк" w:date="2025-04-30T10:36:00Z" w16du:dateUtc="2025-04-30T07:36:00Z">
              <w:rPr/>
            </w:rPrChange>
          </w:rPr>
          <w:fldChar w:fldCharType="separate"/>
        </w:r>
        <w:r w:rsidRPr="008025EE">
          <w:rPr>
            <w:color w:val="1155CC"/>
            <w:highlight w:val="yellow"/>
            <w:u w:val="single"/>
            <w:rPrChange w:id="62" w:author="Христина Мадиняк" w:date="2025-04-30T10:36:00Z" w16du:dateUtc="2025-04-30T07:36:00Z">
              <w:rPr>
                <w:color w:val="1155CC"/>
                <w:u w:val="single"/>
              </w:rPr>
            </w:rPrChange>
          </w:rPr>
          <w:t>https://docca.com.ua</w:t>
        </w:r>
        <w:r w:rsidRPr="008025EE">
          <w:rPr>
            <w:highlight w:val="yellow"/>
            <w:rPrChange w:id="63" w:author="Христина Мадиняк" w:date="2025-04-30T10:36:00Z" w16du:dateUtc="2025-04-30T07:36:00Z">
              <w:rPr/>
            </w:rPrChange>
          </w:rPr>
          <w:fldChar w:fldCharType="end"/>
        </w:r>
      </w:ins>
      <w:ins w:id="64" w:author="Христина Мадиняк" w:date="2025-04-29T23:31:00Z" w16du:dateUtc="2025-04-29T20:31:00Z">
        <w:r w:rsidRPr="008025EE">
          <w:rPr>
            <w:highlight w:val="yellow"/>
            <w:lang w:val="en-UA"/>
            <w:rPrChange w:id="65" w:author="Христина Мадиняк" w:date="2025-04-30T10:36:00Z" w16du:dateUtc="2025-04-30T07:36:00Z">
              <w:rPr>
                <w:lang w:val="en-UA"/>
              </w:rPr>
            </w:rPrChange>
          </w:rPr>
          <w:t>,</w:t>
        </w:r>
        <w:r w:rsidRPr="00766CA4">
          <w:rPr>
            <w:lang w:val="en-UA"/>
          </w:rPr>
          <w:t xml:space="preserve"> які є невід'ємною частиною цього Договору.</w:t>
        </w:r>
      </w:ins>
    </w:p>
    <w:p w14:paraId="399A47C1" w14:textId="3E868D70" w:rsidR="00766CA4" w:rsidRPr="00766CA4" w:rsidDel="00766CA4" w:rsidRDefault="00766CA4" w:rsidP="00766CA4">
      <w:pPr>
        <w:spacing w:before="240" w:after="240"/>
        <w:rPr>
          <w:del w:id="66" w:author="Христина Мадиняк" w:date="2025-04-29T23:31:00Z" w16du:dateUtc="2025-04-29T20:31:00Z"/>
          <w:lang w:val="en-UA"/>
          <w:rPrChange w:id="67" w:author="Христина Мадиняк" w:date="2025-04-29T23:31:00Z" w16du:dateUtc="2025-04-29T20:31:00Z">
            <w:rPr>
              <w:del w:id="68" w:author="Христина Мадиняк" w:date="2025-04-29T23:31:00Z" w16du:dateUtc="2025-04-29T20:31:00Z"/>
            </w:rPr>
          </w:rPrChange>
        </w:rPr>
      </w:pPr>
    </w:p>
    <w:p w14:paraId="00000005" w14:textId="77777777" w:rsidR="008754B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9" w:name="_21z9v8x1vj0k" w:colFirst="0" w:colLast="0"/>
      <w:bookmarkEnd w:id="69"/>
      <w:r>
        <w:rPr>
          <w:b/>
          <w:sz w:val="34"/>
          <w:szCs w:val="34"/>
        </w:rPr>
        <w:t>2. Терміни та визначення</w:t>
      </w:r>
    </w:p>
    <w:p w14:paraId="00000006" w14:textId="77777777" w:rsidR="008754B6" w:rsidRDefault="00000000">
      <w:pPr>
        <w:numPr>
          <w:ilvl w:val="0"/>
          <w:numId w:val="1"/>
        </w:numPr>
        <w:spacing w:before="240"/>
      </w:pPr>
      <w:r>
        <w:rPr>
          <w:b/>
        </w:rPr>
        <w:t>Платформа</w:t>
      </w:r>
      <w:r>
        <w:t xml:space="preserve"> — інтернет-сервіс </w:t>
      </w:r>
      <w:proofErr w:type="spellStart"/>
      <w:r>
        <w:t>Docca</w:t>
      </w:r>
      <w:proofErr w:type="spellEnd"/>
      <w:r>
        <w:t>, що забезпечує взаємодію між користувачами та юристами.</w:t>
      </w:r>
      <w:r>
        <w:br/>
      </w:r>
    </w:p>
    <w:p w14:paraId="00000007" w14:textId="5A4B00DE" w:rsidR="008754B6" w:rsidRDefault="00000000">
      <w:pPr>
        <w:numPr>
          <w:ilvl w:val="0"/>
          <w:numId w:val="1"/>
        </w:numPr>
      </w:pPr>
      <w:r>
        <w:rPr>
          <w:b/>
        </w:rPr>
        <w:t>Користувач</w:t>
      </w:r>
      <w:r>
        <w:t xml:space="preserve"> — фізична або юридична особа, яка зареєструвалася на </w:t>
      </w:r>
      <w:ins w:id="70" w:author="Христина Мадиняк" w:date="2025-04-30T10:41:00Z" w16du:dateUtc="2025-04-30T07:41:00Z">
        <w:r w:rsidR="008025EE">
          <w:rPr>
            <w:lang w:val="uk-UA"/>
          </w:rPr>
          <w:t>П</w:t>
        </w:r>
      </w:ins>
      <w:del w:id="71" w:author="Христина Мадиняк" w:date="2025-04-30T10:41:00Z" w16du:dateUtc="2025-04-30T07:41:00Z">
        <w:r w:rsidDel="008025EE">
          <w:delText>п</w:delText>
        </w:r>
      </w:del>
      <w:proofErr w:type="spellStart"/>
      <w:r>
        <w:t>латформі</w:t>
      </w:r>
      <w:proofErr w:type="spellEnd"/>
      <w:r>
        <w:t xml:space="preserve"> для пошуку юридичних послуг.</w:t>
      </w:r>
      <w:r>
        <w:br/>
      </w:r>
    </w:p>
    <w:p w14:paraId="00000008" w14:textId="450D21AE" w:rsidR="008754B6" w:rsidRDefault="00000000">
      <w:pPr>
        <w:numPr>
          <w:ilvl w:val="0"/>
          <w:numId w:val="1"/>
        </w:numPr>
        <w:spacing w:after="240"/>
      </w:pPr>
      <w:r>
        <w:rPr>
          <w:b/>
        </w:rPr>
        <w:t>Юрист</w:t>
      </w:r>
      <w:r>
        <w:t xml:space="preserve"> — особа, яка пропонує свої юридичні послуги через </w:t>
      </w:r>
      <w:ins w:id="72" w:author="Христина Мадиняк" w:date="2025-04-30T10:41:00Z" w16du:dateUtc="2025-04-30T07:41:00Z">
        <w:r w:rsidR="008025EE">
          <w:rPr>
            <w:lang w:val="uk-UA"/>
          </w:rPr>
          <w:t>П</w:t>
        </w:r>
      </w:ins>
      <w:del w:id="73" w:author="Христина Мадиняк" w:date="2025-04-30T10:41:00Z" w16du:dateUtc="2025-04-30T07:41:00Z">
        <w:r w:rsidDel="008025EE">
          <w:delText>п</w:delText>
        </w:r>
      </w:del>
      <w:proofErr w:type="spellStart"/>
      <w:r>
        <w:t>латформу</w:t>
      </w:r>
      <w:proofErr w:type="spellEnd"/>
      <w:r>
        <w:t xml:space="preserve"> та розміщує профіль на платній або безкоштовній основі.</w:t>
      </w:r>
      <w:r>
        <w:br/>
      </w:r>
    </w:p>
    <w:p w14:paraId="00000009" w14:textId="77777777" w:rsidR="008754B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4" w:name="_irysh15xkkop" w:colFirst="0" w:colLast="0"/>
      <w:bookmarkEnd w:id="74"/>
      <w:r>
        <w:rPr>
          <w:b/>
          <w:sz w:val="34"/>
          <w:szCs w:val="34"/>
        </w:rPr>
        <w:t>3. Предмет договору</w:t>
      </w:r>
    </w:p>
    <w:p w14:paraId="0000000A" w14:textId="28C157B5" w:rsidR="008754B6" w:rsidRDefault="00000000">
      <w:pPr>
        <w:spacing w:before="240" w:after="240"/>
      </w:pPr>
      <w:r>
        <w:t xml:space="preserve">3.1. Платформа </w:t>
      </w:r>
      <w:proofErr w:type="spellStart"/>
      <w:r>
        <w:t>Docca</w:t>
      </w:r>
      <w:proofErr w:type="spellEnd"/>
      <w:r>
        <w:t xml:space="preserve"> надає Користувачу доступ до сервісу пошуку, відбору та контактування з </w:t>
      </w:r>
      <w:ins w:id="75" w:author="Христина Мадиняк" w:date="2025-04-29T19:00:00Z" w16du:dateUtc="2025-04-29T16:00:00Z">
        <w:r w:rsidR="009B3BCC">
          <w:rPr>
            <w:lang w:val="uk-UA"/>
          </w:rPr>
          <w:t>Ю</w:t>
        </w:r>
      </w:ins>
      <w:del w:id="76" w:author="Христина Мадиняк" w:date="2025-04-29T19:00:00Z" w16du:dateUtc="2025-04-29T16:00:00Z">
        <w:r w:rsidR="009B3BCC" w:rsidDel="009B3BCC">
          <w:rPr>
            <w:lang w:val="uk-UA"/>
          </w:rPr>
          <w:delText>ю</w:delText>
        </w:r>
      </w:del>
      <w:proofErr w:type="spellStart"/>
      <w:r>
        <w:t>ристами</w:t>
      </w:r>
      <w:proofErr w:type="spellEnd"/>
      <w:r>
        <w:t>.</w:t>
      </w:r>
    </w:p>
    <w:p w14:paraId="0000000B" w14:textId="77777777" w:rsidR="008754B6" w:rsidRDefault="00000000">
      <w:pPr>
        <w:spacing w:before="240" w:after="240"/>
      </w:pPr>
      <w:r>
        <w:t xml:space="preserve">3.2. Платформа </w:t>
      </w:r>
      <w:proofErr w:type="spellStart"/>
      <w:r>
        <w:t>Docca</w:t>
      </w:r>
      <w:proofErr w:type="spellEnd"/>
      <w:r>
        <w:t xml:space="preserve"> надає Юристам можливість розміщення профілів із пропозицією послуг, за умови оплати відповідної підписки.</w:t>
      </w:r>
    </w:p>
    <w:p w14:paraId="67F1F71A" w14:textId="0A2CEDAA" w:rsidR="000661AD" w:rsidRPr="000661AD" w:rsidRDefault="00000000" w:rsidP="000661AD">
      <w:pPr>
        <w:spacing w:before="240" w:after="240"/>
        <w:rPr>
          <w:ins w:id="77" w:author="Христина Мадиняк" w:date="2025-04-29T23:29:00Z" w16du:dateUtc="2025-04-29T20:29:00Z"/>
          <w:lang w:val="uk-UA"/>
        </w:rPr>
      </w:pPr>
      <w:moveFromRangeStart w:id="78" w:author="Христина Мадиняк" w:date="2025-04-29T23:31:00Z" w:name="move196861895"/>
      <w:moveFrom w:id="79" w:author="Христина Мадиняк" w:date="2025-04-29T23:31:00Z" w16du:dateUtc="2025-04-29T20:31:00Z">
        <w:r w:rsidDel="000661AD">
          <w:t>3.3. Адміністрація платформи не є стороною в укладенні договорів про надання юридичних послуг між Користувачами та Юристами.</w:t>
        </w:r>
      </w:moveFrom>
      <w:moveFromRangeEnd w:id="78"/>
      <w:ins w:id="80" w:author="Христина Мадиняк" w:date="2025-04-29T23:29:00Z" w16du:dateUtc="2025-04-29T20:29:00Z">
        <w:r w:rsidR="000661AD">
          <w:rPr>
            <w:lang w:val="uk-UA"/>
          </w:rPr>
          <w:t>3.</w:t>
        </w:r>
      </w:ins>
      <w:ins w:id="81" w:author="Христина Мадиняк" w:date="2025-04-29T23:31:00Z" w16du:dateUtc="2025-04-29T20:31:00Z">
        <w:r w:rsidR="000661AD">
          <w:rPr>
            <w:lang w:val="uk-UA"/>
          </w:rPr>
          <w:t>3</w:t>
        </w:r>
      </w:ins>
      <w:ins w:id="82" w:author="Христина Мадиняк" w:date="2025-04-29T23:29:00Z" w16du:dateUtc="2025-04-29T20:29:00Z">
        <w:r w:rsidR="000661AD">
          <w:rPr>
            <w:lang w:val="uk-UA"/>
          </w:rPr>
          <w:t xml:space="preserve">. </w:t>
        </w:r>
        <w:r w:rsidR="000661AD" w:rsidRPr="000661AD">
          <w:rPr>
            <w:lang w:val="uk-UA"/>
          </w:rPr>
          <w:t xml:space="preserve">Акцептом – моментом повного підтвердження та беззастережного прийняття всіх умов </w:t>
        </w:r>
        <w:r w:rsidR="000661AD">
          <w:rPr>
            <w:lang w:val="uk-UA"/>
          </w:rPr>
          <w:t xml:space="preserve">цього </w:t>
        </w:r>
        <w:r w:rsidR="000661AD" w:rsidRPr="000661AD">
          <w:rPr>
            <w:lang w:val="uk-UA"/>
          </w:rPr>
          <w:t xml:space="preserve">Договору, його додатків, правил, доповнень, що є його невід'ємними </w:t>
        </w:r>
        <w:r w:rsidR="000661AD" w:rsidRPr="000661AD">
          <w:rPr>
            <w:lang w:val="uk-UA"/>
          </w:rPr>
          <w:lastRenderedPageBreak/>
          <w:t xml:space="preserve">частинами – є будь-яке користування </w:t>
        </w:r>
      </w:ins>
      <w:ins w:id="83" w:author="Христина Мадиняк" w:date="2025-04-30T10:42:00Z" w16du:dateUtc="2025-04-30T07:42:00Z">
        <w:r w:rsidR="008025EE">
          <w:rPr>
            <w:lang w:val="uk-UA"/>
          </w:rPr>
          <w:t>П</w:t>
        </w:r>
      </w:ins>
      <w:ins w:id="84" w:author="Христина Мадиняк" w:date="2025-04-29T23:29:00Z" w16du:dateUtc="2025-04-29T20:29:00Z">
        <w:r w:rsidR="000661AD">
          <w:rPr>
            <w:lang w:val="uk-UA"/>
          </w:rPr>
          <w:t>латформою</w:t>
        </w:r>
        <w:r w:rsidR="000661AD" w:rsidRPr="000661AD">
          <w:rPr>
            <w:lang w:val="uk-UA"/>
          </w:rPr>
          <w:t xml:space="preserve">, у тому числі, але не виключно – реєстрація, фактичне користування функціоналом </w:t>
        </w:r>
      </w:ins>
      <w:ins w:id="85" w:author="Христина Мадиняк" w:date="2025-04-29T23:30:00Z" w16du:dateUtc="2025-04-29T20:30:00Z">
        <w:r w:rsidR="000661AD">
          <w:rPr>
            <w:lang w:val="uk-UA"/>
          </w:rPr>
          <w:t>Платформи</w:t>
        </w:r>
      </w:ins>
      <w:ins w:id="86" w:author="Христина Мадиняк" w:date="2025-04-29T23:29:00Z" w16du:dateUtc="2025-04-29T20:29:00Z">
        <w:r w:rsidR="000661AD" w:rsidRPr="000661AD">
          <w:rPr>
            <w:lang w:val="uk-UA"/>
          </w:rPr>
          <w:t>, проведення будь-якої оплати,</w:t>
        </w:r>
      </w:ins>
      <w:ins w:id="87" w:author="Христина Мадиняк" w:date="2025-04-30T10:37:00Z" w16du:dateUtc="2025-04-30T07:37:00Z">
        <w:r w:rsidR="008025EE">
          <w:rPr>
            <w:lang w:val="uk-UA"/>
          </w:rPr>
          <w:t xml:space="preserve"> з допомогою Платформи</w:t>
        </w:r>
      </w:ins>
      <w:ins w:id="88" w:author="Христина Мадиняк" w:date="2025-04-29T23:29:00Z" w16du:dateUtc="2025-04-29T20:29:00Z">
        <w:r w:rsidR="000661AD" w:rsidRPr="000661AD">
          <w:rPr>
            <w:lang w:val="uk-UA"/>
          </w:rPr>
          <w:t xml:space="preserve">, </w:t>
        </w:r>
        <w:r w:rsidR="000661AD" w:rsidRPr="008025EE">
          <w:rPr>
            <w:lang w:val="uk-UA"/>
          </w:rPr>
          <w:t xml:space="preserve">розміщення </w:t>
        </w:r>
      </w:ins>
      <w:ins w:id="89" w:author="Христина Мадиняк" w:date="2025-04-30T10:37:00Z" w16du:dateUtc="2025-04-30T07:37:00Z">
        <w:r w:rsidR="008025EE" w:rsidRPr="008025EE">
          <w:rPr>
            <w:lang w:val="uk-UA"/>
            <w:rPrChange w:id="90" w:author="Христина Мадиняк" w:date="2025-04-30T10:37:00Z" w16du:dateUtc="2025-04-30T07:37:00Z">
              <w:rPr>
                <w:highlight w:val="yellow"/>
                <w:lang w:val="uk-UA"/>
              </w:rPr>
            </w:rPrChange>
          </w:rPr>
          <w:t>профілю</w:t>
        </w:r>
      </w:ins>
      <w:ins w:id="91" w:author="Христина Мадиняк" w:date="2025-04-29T23:29:00Z" w16du:dateUtc="2025-04-29T20:29:00Z">
        <w:r w:rsidR="000661AD" w:rsidRPr="000661AD">
          <w:rPr>
            <w:lang w:val="uk-UA"/>
          </w:rPr>
          <w:t xml:space="preserve"> та будь-які інші дії на </w:t>
        </w:r>
      </w:ins>
      <w:ins w:id="92" w:author="Христина Мадиняк" w:date="2025-04-30T10:37:00Z" w16du:dateUtc="2025-04-30T07:37:00Z">
        <w:r w:rsidR="008025EE">
          <w:rPr>
            <w:lang w:val="uk-UA"/>
          </w:rPr>
          <w:t>Платформі</w:t>
        </w:r>
      </w:ins>
      <w:ins w:id="93" w:author="Христина Мадиняк" w:date="2025-04-29T23:29:00Z" w16du:dateUtc="2025-04-29T20:29:00Z">
        <w:r w:rsidR="000661AD" w:rsidRPr="000661AD">
          <w:rPr>
            <w:lang w:val="uk-UA"/>
          </w:rPr>
          <w:t xml:space="preserve"> або з </w:t>
        </w:r>
      </w:ins>
      <w:ins w:id="94" w:author="Христина Мадиняк" w:date="2025-04-30T10:37:00Z" w16du:dateUtc="2025-04-30T07:37:00Z">
        <w:r w:rsidR="008025EE">
          <w:rPr>
            <w:lang w:val="uk-UA"/>
          </w:rPr>
          <w:t>її</w:t>
        </w:r>
      </w:ins>
      <w:ins w:id="95" w:author="Христина Мадиняк" w:date="2025-04-29T23:29:00Z" w16du:dateUtc="2025-04-29T20:29:00Z">
        <w:r w:rsidR="000661AD" w:rsidRPr="000661AD">
          <w:rPr>
            <w:lang w:val="uk-UA"/>
          </w:rPr>
          <w:t xml:space="preserve"> функціоналом.</w:t>
        </w:r>
      </w:ins>
    </w:p>
    <w:p w14:paraId="48A18F0A" w14:textId="792E36A9" w:rsidR="000661AD" w:rsidRPr="000661AD" w:rsidRDefault="000661AD" w:rsidP="000661AD">
      <w:pPr>
        <w:spacing w:before="240" w:after="240"/>
        <w:rPr>
          <w:ins w:id="96" w:author="Христина Мадиняк" w:date="2025-04-29T23:29:00Z" w16du:dateUtc="2025-04-29T20:29:00Z"/>
          <w:lang w:val="uk-UA"/>
        </w:rPr>
      </w:pPr>
      <w:ins w:id="97" w:author="Христина Мадиняк" w:date="2025-04-29T23:30:00Z" w16du:dateUtc="2025-04-29T20:30:00Z">
        <w:r>
          <w:rPr>
            <w:lang w:val="uk-UA"/>
          </w:rPr>
          <w:t>3.</w:t>
        </w:r>
      </w:ins>
      <w:ins w:id="98" w:author="Христина Мадиняк" w:date="2025-04-29T23:31:00Z" w16du:dateUtc="2025-04-29T20:31:00Z">
        <w:r>
          <w:rPr>
            <w:lang w:val="uk-UA"/>
          </w:rPr>
          <w:t>4</w:t>
        </w:r>
      </w:ins>
      <w:ins w:id="99" w:author="Христина Мадиняк" w:date="2025-04-29T23:30:00Z" w16du:dateUtc="2025-04-29T20:30:00Z">
        <w:r>
          <w:rPr>
            <w:lang w:val="uk-UA"/>
          </w:rPr>
          <w:t xml:space="preserve">. </w:t>
        </w:r>
      </w:ins>
      <w:ins w:id="100" w:author="Христина Мадиняк" w:date="2025-04-29T23:29:00Z" w16du:dateUtc="2025-04-29T20:29:00Z">
        <w:r w:rsidRPr="000661AD">
          <w:rPr>
            <w:lang w:val="uk-UA"/>
          </w:rPr>
          <w:t xml:space="preserve">У разі незгоди Користувача </w:t>
        </w:r>
      </w:ins>
      <w:ins w:id="101" w:author="Христина Мадиняк" w:date="2025-04-30T10:37:00Z" w16du:dateUtc="2025-04-30T07:37:00Z">
        <w:r w:rsidR="008025EE">
          <w:rPr>
            <w:lang w:val="uk-UA"/>
          </w:rPr>
          <w:t xml:space="preserve">чи Юриста </w:t>
        </w:r>
      </w:ins>
      <w:ins w:id="102" w:author="Христина Мадиняк" w:date="2025-04-29T23:29:00Z" w16du:dateUtc="2025-04-29T20:29:00Z">
        <w:r w:rsidRPr="000661AD">
          <w:rPr>
            <w:lang w:val="uk-UA"/>
          </w:rPr>
          <w:t>з будь-якими положеннями цього Договору, Користувач</w:t>
        </w:r>
      </w:ins>
      <w:ins w:id="103" w:author="Христина Мадиняк" w:date="2025-04-30T10:37:00Z" w16du:dateUtc="2025-04-30T07:37:00Z">
        <w:r w:rsidR="008025EE">
          <w:rPr>
            <w:lang w:val="uk-UA"/>
          </w:rPr>
          <w:t xml:space="preserve"> чи Юрист</w:t>
        </w:r>
      </w:ins>
      <w:ins w:id="104" w:author="Христина Мадиняк" w:date="2025-04-29T23:29:00Z" w16du:dateUtc="2025-04-29T20:29:00Z">
        <w:r w:rsidRPr="000661AD">
          <w:rPr>
            <w:lang w:val="uk-UA"/>
          </w:rPr>
          <w:t xml:space="preserve"> не має права використовувати </w:t>
        </w:r>
      </w:ins>
      <w:ins w:id="105" w:author="Христина Мадиняк" w:date="2025-04-29T23:30:00Z" w16du:dateUtc="2025-04-29T20:30:00Z">
        <w:r>
          <w:rPr>
            <w:lang w:val="uk-UA"/>
          </w:rPr>
          <w:t>Платформ</w:t>
        </w:r>
      </w:ins>
      <w:ins w:id="106" w:author="Христина Мадиняк" w:date="2025-04-30T10:37:00Z" w16du:dateUtc="2025-04-30T07:37:00Z">
        <w:r w:rsidR="008025EE">
          <w:rPr>
            <w:lang w:val="uk-UA"/>
          </w:rPr>
          <w:t>у</w:t>
        </w:r>
      </w:ins>
      <w:ins w:id="107" w:author="Христина Мадиняк" w:date="2025-04-29T23:29:00Z" w16du:dateUtc="2025-04-29T20:29:00Z">
        <w:r w:rsidRPr="000661AD">
          <w:rPr>
            <w:lang w:val="uk-UA"/>
          </w:rPr>
          <w:t>.</w:t>
        </w:r>
      </w:ins>
    </w:p>
    <w:p w14:paraId="38FF6918" w14:textId="5B3EDE2B" w:rsidR="000661AD" w:rsidRDefault="000661AD" w:rsidP="000661AD">
      <w:pPr>
        <w:spacing w:before="240" w:after="240"/>
        <w:rPr>
          <w:ins w:id="108" w:author="Христина Мадиняк" w:date="2025-04-29T23:31:00Z" w16du:dateUtc="2025-04-29T20:31:00Z"/>
          <w:lang w:val="uk-UA"/>
        </w:rPr>
      </w:pPr>
      <w:ins w:id="109" w:author="Христина Мадиняк" w:date="2025-04-29T23:31:00Z" w16du:dateUtc="2025-04-29T20:31:00Z">
        <w:r>
          <w:rPr>
            <w:lang w:val="uk-UA"/>
          </w:rPr>
          <w:t xml:space="preserve">3.5. </w:t>
        </w:r>
      </w:ins>
      <w:ins w:id="110" w:author="Христина Мадиняк" w:date="2025-04-29T23:29:00Z" w16du:dateUtc="2025-04-29T20:29:00Z">
        <w:r w:rsidRPr="000661AD">
          <w:rPr>
            <w:lang w:val="uk-UA"/>
          </w:rPr>
          <w:t>Адміністрація має право залучати третіх осіб (субпідрядників) для надання Користувачам</w:t>
        </w:r>
      </w:ins>
      <w:ins w:id="111" w:author="Христина Мадиняк" w:date="2025-04-30T10:38:00Z" w16du:dateUtc="2025-04-30T07:38:00Z">
        <w:r w:rsidR="008025EE">
          <w:rPr>
            <w:lang w:val="uk-UA"/>
          </w:rPr>
          <w:t xml:space="preserve"> чи Юристам</w:t>
        </w:r>
      </w:ins>
      <w:ins w:id="112" w:author="Христина Мадиняк" w:date="2025-04-29T23:29:00Z" w16du:dateUtc="2025-04-29T20:29:00Z">
        <w:r w:rsidRPr="000661AD">
          <w:rPr>
            <w:lang w:val="uk-UA"/>
          </w:rPr>
          <w:t xml:space="preserve"> усіх або частини послуг по використанню та/або доступу до </w:t>
        </w:r>
      </w:ins>
      <w:ins w:id="113" w:author="Христина Мадиняк" w:date="2025-04-29T23:30:00Z" w16du:dateUtc="2025-04-29T20:30:00Z">
        <w:r>
          <w:rPr>
            <w:lang w:val="uk-UA"/>
          </w:rPr>
          <w:t>Платформи</w:t>
        </w:r>
      </w:ins>
      <w:ins w:id="114" w:author="Христина Мадиняк" w:date="2025-04-29T23:29:00Z" w16du:dateUtc="2025-04-29T20:29:00Z">
        <w:r w:rsidRPr="000661AD">
          <w:rPr>
            <w:lang w:val="uk-UA"/>
          </w:rPr>
          <w:t>.</w:t>
        </w:r>
      </w:ins>
    </w:p>
    <w:p w14:paraId="59802126" w14:textId="5CAA34CF" w:rsidR="000661AD" w:rsidDel="000661AD" w:rsidRDefault="000661AD" w:rsidP="000661AD">
      <w:pPr>
        <w:spacing w:before="240" w:after="240"/>
        <w:rPr>
          <w:del w:id="115" w:author="Христина Мадиняк" w:date="2025-04-29T23:31:00Z" w16du:dateUtc="2025-04-29T20:31:00Z"/>
          <w:moveTo w:id="116" w:author="Христина Мадиняк" w:date="2025-04-29T23:31:00Z" w16du:dateUtc="2025-04-29T20:31:00Z"/>
          <w:lang w:val="uk-UA"/>
        </w:rPr>
      </w:pPr>
      <w:moveToRangeStart w:id="117" w:author="Христина Мадиняк" w:date="2025-04-29T23:31:00Z" w:name="move196861895"/>
      <w:moveTo w:id="118" w:author="Христина Мадиняк" w:date="2025-04-29T23:31:00Z" w16du:dateUtc="2025-04-29T20:31:00Z">
        <w:r>
          <w:t>3.</w:t>
        </w:r>
      </w:moveTo>
      <w:ins w:id="119" w:author="Христина Мадиняк" w:date="2025-04-29T23:31:00Z" w16du:dateUtc="2025-04-29T20:31:00Z">
        <w:r>
          <w:rPr>
            <w:lang w:val="uk-UA"/>
          </w:rPr>
          <w:t>6</w:t>
        </w:r>
      </w:ins>
      <w:moveTo w:id="120" w:author="Христина Мадиняк" w:date="2025-04-29T23:31:00Z" w16du:dateUtc="2025-04-29T20:31:00Z">
        <w:del w:id="121" w:author="Христина Мадиняк" w:date="2025-04-29T23:31:00Z" w16du:dateUtc="2025-04-29T20:31:00Z">
          <w:r w:rsidDel="000661AD">
            <w:delText>3</w:delText>
          </w:r>
        </w:del>
        <w:r>
          <w:t xml:space="preserve">. Адміністрація </w:t>
        </w:r>
      </w:moveTo>
      <w:ins w:id="122" w:author="Христина Мадиняк" w:date="2025-04-30T10:42:00Z" w16du:dateUtc="2025-04-30T07:42:00Z">
        <w:r w:rsidR="008025EE">
          <w:rPr>
            <w:lang w:val="uk-UA"/>
          </w:rPr>
          <w:t>П</w:t>
        </w:r>
      </w:ins>
      <w:moveTo w:id="123" w:author="Христина Мадиняк" w:date="2025-04-29T23:31:00Z" w16du:dateUtc="2025-04-29T20:31:00Z">
        <w:del w:id="124" w:author="Христина Мадиняк" w:date="2025-04-30T10:42:00Z" w16du:dateUtc="2025-04-30T07:42:00Z">
          <w:r w:rsidDel="008025EE">
            <w:delText>п</w:delText>
          </w:r>
        </w:del>
        <w:proofErr w:type="spellStart"/>
        <w:r>
          <w:t>латформи</w:t>
        </w:r>
        <w:proofErr w:type="spellEnd"/>
        <w:r>
          <w:t xml:space="preserve"> не є стороною в укладенні договорів про надання юридичних послуг між Користувачами та Юристами.</w:t>
        </w:r>
      </w:moveTo>
    </w:p>
    <w:moveToRangeEnd w:id="117"/>
    <w:p w14:paraId="0586DD97" w14:textId="77777777" w:rsidR="000661AD" w:rsidRPr="000661AD" w:rsidRDefault="000661AD" w:rsidP="000661AD">
      <w:pPr>
        <w:spacing w:before="240" w:after="240"/>
        <w:rPr>
          <w:lang w:val="uk-UA"/>
          <w:rPrChange w:id="125" w:author="Христина Мадиняк" w:date="2025-04-29T23:31:00Z" w16du:dateUtc="2025-04-29T20:31:00Z">
            <w:rPr/>
          </w:rPrChange>
        </w:rPr>
      </w:pPr>
    </w:p>
    <w:p w14:paraId="0000000D" w14:textId="77777777" w:rsidR="008754B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6" w:name="_qdkmp4w2jyzd" w:colFirst="0" w:colLast="0"/>
      <w:bookmarkEnd w:id="126"/>
      <w:r>
        <w:rPr>
          <w:b/>
          <w:sz w:val="34"/>
          <w:szCs w:val="34"/>
        </w:rPr>
        <w:t>4. Права та обов'язки сторін</w:t>
      </w:r>
    </w:p>
    <w:p w14:paraId="0000000E" w14:textId="77777777" w:rsidR="008754B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7" w:name="_qztrhctlqul6" w:colFirst="0" w:colLast="0"/>
      <w:bookmarkEnd w:id="127"/>
      <w:r>
        <w:rPr>
          <w:b/>
          <w:color w:val="000000"/>
          <w:sz w:val="26"/>
          <w:szCs w:val="26"/>
        </w:rPr>
        <w:t>4.1. Користувач має право:</w:t>
      </w:r>
    </w:p>
    <w:p w14:paraId="0000000F" w14:textId="12DDF552" w:rsidR="008754B6" w:rsidRDefault="00000000">
      <w:pPr>
        <w:numPr>
          <w:ilvl w:val="0"/>
          <w:numId w:val="4"/>
        </w:numPr>
        <w:spacing w:before="240"/>
      </w:pPr>
      <w:r>
        <w:t xml:space="preserve">Використовувати функціонал </w:t>
      </w:r>
      <w:ins w:id="128" w:author="Христина Мадиняк" w:date="2025-04-30T10:42:00Z" w16du:dateUtc="2025-04-30T07:42:00Z">
        <w:r w:rsidR="008025EE">
          <w:rPr>
            <w:lang w:val="uk-UA"/>
          </w:rPr>
          <w:t>П</w:t>
        </w:r>
      </w:ins>
      <w:del w:id="129" w:author="Христина Мадиняк" w:date="2025-04-30T10:42:00Z" w16du:dateUtc="2025-04-30T07:42:00Z">
        <w:r w:rsidDel="008025EE">
          <w:delText>п</w:delText>
        </w:r>
      </w:del>
      <w:proofErr w:type="spellStart"/>
      <w:r>
        <w:t>латформи</w:t>
      </w:r>
      <w:proofErr w:type="spellEnd"/>
      <w:r>
        <w:t xml:space="preserve"> для пошуку юридичних послуг;</w:t>
      </w:r>
      <w:r>
        <w:br/>
      </w:r>
    </w:p>
    <w:p w14:paraId="00000010" w14:textId="02A326CB" w:rsidR="008754B6" w:rsidRDefault="00000000">
      <w:pPr>
        <w:numPr>
          <w:ilvl w:val="0"/>
          <w:numId w:val="4"/>
        </w:numPr>
      </w:pPr>
      <w:r>
        <w:t xml:space="preserve">Звертатися за консультацією до </w:t>
      </w:r>
      <w:ins w:id="130" w:author="Христина Мадиняк" w:date="2025-04-29T19:00:00Z" w16du:dateUtc="2025-04-29T16:00:00Z">
        <w:r w:rsidR="009B3BCC">
          <w:rPr>
            <w:lang w:val="uk-UA"/>
          </w:rPr>
          <w:t>Ю</w:t>
        </w:r>
      </w:ins>
      <w:del w:id="131" w:author="Христина Мадиняк" w:date="2025-04-29T19:00:00Z" w16du:dateUtc="2025-04-29T16:00:00Z">
        <w:r w:rsidDel="009B3BCC">
          <w:delText>ю</w:delText>
        </w:r>
      </w:del>
      <w:proofErr w:type="spellStart"/>
      <w:r>
        <w:t>ристів</w:t>
      </w:r>
      <w:proofErr w:type="spellEnd"/>
      <w:r>
        <w:t xml:space="preserve"> через внутрішню систему повідомлень;</w:t>
      </w:r>
      <w:r>
        <w:br/>
      </w:r>
    </w:p>
    <w:p w14:paraId="00000011" w14:textId="77777777" w:rsidR="008754B6" w:rsidRDefault="00000000">
      <w:pPr>
        <w:numPr>
          <w:ilvl w:val="0"/>
          <w:numId w:val="4"/>
        </w:numPr>
        <w:spacing w:after="240"/>
      </w:pPr>
      <w:r>
        <w:t>Використовувати АІ-</w:t>
      </w:r>
      <w:proofErr w:type="spellStart"/>
      <w:r>
        <w:t>чатбот</w:t>
      </w:r>
      <w:proofErr w:type="spellEnd"/>
      <w:r>
        <w:t xml:space="preserve"> для отримання базової інформації.</w:t>
      </w:r>
      <w:r>
        <w:br/>
      </w:r>
    </w:p>
    <w:p w14:paraId="00000012" w14:textId="77777777" w:rsidR="008754B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2" w:name="_oavyxllb7r8h" w:colFirst="0" w:colLast="0"/>
      <w:bookmarkEnd w:id="132"/>
      <w:r>
        <w:rPr>
          <w:b/>
          <w:color w:val="000000"/>
          <w:sz w:val="26"/>
          <w:szCs w:val="26"/>
        </w:rPr>
        <w:t>4.2. Юрист має право:</w:t>
      </w:r>
    </w:p>
    <w:p w14:paraId="00000013" w14:textId="3ECB92D0" w:rsidR="008754B6" w:rsidRDefault="00000000">
      <w:pPr>
        <w:numPr>
          <w:ilvl w:val="0"/>
          <w:numId w:val="5"/>
        </w:numPr>
        <w:spacing w:before="240"/>
      </w:pPr>
      <w:r>
        <w:t xml:space="preserve">Розміщувати власний профіль і пропонувати послуги через </w:t>
      </w:r>
      <w:ins w:id="133" w:author="Христина Мадиняк" w:date="2025-04-30T10:42:00Z" w16du:dateUtc="2025-04-30T07:42:00Z">
        <w:r w:rsidR="008025EE">
          <w:rPr>
            <w:lang w:val="uk-UA"/>
          </w:rPr>
          <w:t>П</w:t>
        </w:r>
      </w:ins>
      <w:del w:id="134" w:author="Христина Мадиняк" w:date="2025-04-30T10:42:00Z" w16du:dateUtc="2025-04-30T07:42:00Z">
        <w:r w:rsidDel="008025EE">
          <w:delText>п</w:delText>
        </w:r>
      </w:del>
      <w:proofErr w:type="spellStart"/>
      <w:r>
        <w:t>латформу</w:t>
      </w:r>
      <w:proofErr w:type="spellEnd"/>
      <w:r>
        <w:t>;</w:t>
      </w:r>
      <w:r>
        <w:br/>
      </w:r>
    </w:p>
    <w:p w14:paraId="00000014" w14:textId="5432334D" w:rsidR="008754B6" w:rsidRDefault="00000000">
      <w:pPr>
        <w:numPr>
          <w:ilvl w:val="0"/>
          <w:numId w:val="5"/>
        </w:numPr>
        <w:spacing w:after="240"/>
      </w:pPr>
      <w:r>
        <w:t>Отримувати повідомлення від потенційних клієнтів</w:t>
      </w:r>
      <w:ins w:id="135" w:author="Христина Мадиняк" w:date="2025-04-29T19:00:00Z" w16du:dateUtc="2025-04-29T16:00:00Z">
        <w:r w:rsidR="009B3BCC">
          <w:rPr>
            <w:lang w:val="uk-UA"/>
          </w:rPr>
          <w:t xml:space="preserve"> - Користувачів</w:t>
        </w:r>
      </w:ins>
      <w:r>
        <w:t>.</w:t>
      </w:r>
      <w:r>
        <w:br/>
      </w:r>
    </w:p>
    <w:p w14:paraId="00000015" w14:textId="77777777" w:rsidR="008754B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6" w:name="_an2inh7pjnk6" w:colFirst="0" w:colLast="0"/>
      <w:bookmarkEnd w:id="136"/>
      <w:r>
        <w:rPr>
          <w:b/>
          <w:color w:val="000000"/>
          <w:sz w:val="26"/>
          <w:szCs w:val="26"/>
        </w:rPr>
        <w:t>4.3. Користувач та Юрист зобов'язуються:</w:t>
      </w:r>
    </w:p>
    <w:p w14:paraId="00000016" w14:textId="77777777" w:rsidR="008754B6" w:rsidRDefault="00000000">
      <w:pPr>
        <w:numPr>
          <w:ilvl w:val="0"/>
          <w:numId w:val="3"/>
        </w:numPr>
        <w:spacing w:before="240"/>
      </w:pPr>
      <w:r>
        <w:t>Надавати достовірну інформацію при реєстрації;</w:t>
      </w:r>
      <w:r>
        <w:br/>
      </w:r>
    </w:p>
    <w:p w14:paraId="76DC31FE" w14:textId="775C7086" w:rsidR="00976098" w:rsidRPr="00976098" w:rsidRDefault="00000000" w:rsidP="00976098">
      <w:pPr>
        <w:numPr>
          <w:ilvl w:val="0"/>
          <w:numId w:val="3"/>
        </w:numPr>
        <w:rPr>
          <w:ins w:id="137" w:author="Христина Мадиняк" w:date="2025-04-29T23:18:00Z" w16du:dateUtc="2025-04-29T20:18:00Z"/>
          <w:rPrChange w:id="138" w:author="Христина Мадиняк" w:date="2025-04-29T23:18:00Z" w16du:dateUtc="2025-04-29T20:18:00Z">
            <w:rPr>
              <w:ins w:id="139" w:author="Христина Мадиняк" w:date="2025-04-29T23:18:00Z" w16du:dateUtc="2025-04-29T20:18:00Z"/>
              <w:lang w:val="uk-UA"/>
            </w:rPr>
          </w:rPrChange>
        </w:rPr>
      </w:pPr>
      <w:r>
        <w:t xml:space="preserve">Не розміщувати на </w:t>
      </w:r>
      <w:ins w:id="140" w:author="Христина Мадиняк" w:date="2025-04-30T10:42:00Z" w16du:dateUtc="2025-04-30T07:42:00Z">
        <w:r w:rsidR="008025EE">
          <w:rPr>
            <w:lang w:val="uk-UA"/>
          </w:rPr>
          <w:t>П</w:t>
        </w:r>
      </w:ins>
      <w:del w:id="141" w:author="Христина Мадиняк" w:date="2025-04-30T10:42:00Z" w16du:dateUtc="2025-04-30T07:42:00Z">
        <w:r w:rsidDel="008025EE">
          <w:delText>п</w:delText>
        </w:r>
      </w:del>
      <w:proofErr w:type="spellStart"/>
      <w:r>
        <w:t>латформі</w:t>
      </w:r>
      <w:proofErr w:type="spellEnd"/>
      <w:r>
        <w:t xml:space="preserve"> неправдиву або незаконну інформацію;</w:t>
      </w:r>
      <w:ins w:id="142" w:author="Христина Мадиняк" w:date="2025-04-29T23:16:00Z" w16du:dateUtc="2025-04-29T20:16:00Z">
        <w:r w:rsidR="00976098" w:rsidRPr="00976098">
          <w:t xml:space="preserve"> </w:t>
        </w:r>
      </w:ins>
    </w:p>
    <w:p w14:paraId="4D67C458" w14:textId="02FD72D2" w:rsidR="00976098" w:rsidRDefault="00976098" w:rsidP="00976098">
      <w:pPr>
        <w:numPr>
          <w:ilvl w:val="0"/>
          <w:numId w:val="3"/>
        </w:numPr>
        <w:rPr>
          <w:ins w:id="143" w:author="Христина Мадиняк" w:date="2025-04-29T23:16:00Z" w16du:dateUtc="2025-04-29T20:16:00Z"/>
        </w:rPr>
      </w:pPr>
      <w:ins w:id="144" w:author="Христина Мадиняк" w:date="2025-04-29T23:19:00Z" w16du:dateUtc="2025-04-29T20:19:00Z">
        <w:r>
          <w:rPr>
            <w:lang w:val="uk-UA"/>
          </w:rPr>
          <w:t>Н</w:t>
        </w:r>
      </w:ins>
      <w:ins w:id="145" w:author="Христина Мадиняк" w:date="2025-04-29T23:18:00Z" w16du:dateUtc="2025-04-29T20:18:00Z">
        <w:r>
          <w:rPr>
            <w:lang w:val="uk-UA"/>
          </w:rPr>
          <w:t>е</w:t>
        </w:r>
      </w:ins>
      <w:ins w:id="146" w:author="Христина Мадиняк" w:date="2025-04-29T23:16:00Z" w16du:dateUtc="2025-04-29T20:16:00Z">
        <w:r>
          <w:t xml:space="preserve"> зберігати, </w:t>
        </w:r>
      </w:ins>
      <w:ins w:id="147" w:author="Христина Мадиняк" w:date="2025-04-29T23:19:00Z" w16du:dateUtc="2025-04-29T20:19:00Z">
        <w:r>
          <w:rPr>
            <w:lang w:val="uk-UA"/>
          </w:rPr>
          <w:t xml:space="preserve">не </w:t>
        </w:r>
      </w:ins>
      <w:ins w:id="148" w:author="Христина Мадиняк" w:date="2025-04-29T23:16:00Z" w16du:dateUtc="2025-04-29T20:16:00Z">
        <w:r>
          <w:t xml:space="preserve">розміщувати, </w:t>
        </w:r>
      </w:ins>
      <w:ins w:id="149" w:author="Христина Мадиняк" w:date="2025-04-29T23:19:00Z" w16du:dateUtc="2025-04-29T20:19:00Z">
        <w:r>
          <w:rPr>
            <w:lang w:val="uk-UA"/>
          </w:rPr>
          <w:t xml:space="preserve">не </w:t>
        </w:r>
      </w:ins>
      <w:ins w:id="150" w:author="Христина Мадиняк" w:date="2025-04-29T23:16:00Z" w16du:dateUtc="2025-04-29T20:16:00Z">
        <w:r>
          <w:t>передавати або</w:t>
        </w:r>
      </w:ins>
      <w:ins w:id="151" w:author="Христина Мадиняк" w:date="2025-04-29T23:19:00Z" w16du:dateUtc="2025-04-29T20:19:00Z">
        <w:r>
          <w:rPr>
            <w:lang w:val="uk-UA"/>
          </w:rPr>
          <w:t xml:space="preserve"> не</w:t>
        </w:r>
      </w:ins>
      <w:ins w:id="152" w:author="Христина Мадиняк" w:date="2025-04-29T23:16:00Z" w16du:dateUtc="2025-04-29T20:16:00Z">
        <w:r>
          <w:t xml:space="preserve"> поширювати іншим чином будь-яку інформацію та/ або об'єкти права інтелектуальної власності, які можуть призвести до порушення прав третіх осіб, включаючи права на захист персональних даних.</w:t>
        </w:r>
      </w:ins>
    </w:p>
    <w:p w14:paraId="00000017" w14:textId="1796D498" w:rsidR="008754B6" w:rsidRDefault="00976098" w:rsidP="00976098">
      <w:pPr>
        <w:numPr>
          <w:ilvl w:val="0"/>
          <w:numId w:val="3"/>
        </w:numPr>
      </w:pPr>
      <w:ins w:id="153" w:author="Христина Мадиняк" w:date="2025-04-29T23:19:00Z" w16du:dateUtc="2025-04-29T20:19:00Z">
        <w:r>
          <w:rPr>
            <w:lang w:val="uk-UA"/>
          </w:rPr>
          <w:t>Не</w:t>
        </w:r>
      </w:ins>
      <w:ins w:id="154" w:author="Христина Мадиняк" w:date="2025-04-29T23:16:00Z" w16du:dateUtc="2025-04-29T20:16:00Z">
        <w:r>
          <w:t xml:space="preserve"> здійснювати будь-які дії, які порушують або можуть бути наслідком порушення норм чинного законодавства України або законодавства іншої держави, в як</w:t>
        </w:r>
      </w:ins>
      <w:proofErr w:type="spellStart"/>
      <w:ins w:id="155" w:author="Христина Мадиняк" w:date="2025-04-29T23:19:00Z" w16du:dateUtc="2025-04-29T20:19:00Z">
        <w:r>
          <w:rPr>
            <w:lang w:val="uk-UA"/>
          </w:rPr>
          <w:t>ій</w:t>
        </w:r>
      </w:ins>
      <w:proofErr w:type="spellEnd"/>
      <w:ins w:id="156" w:author="Христина Мадиняк" w:date="2025-04-29T23:16:00Z" w16du:dateUtc="2025-04-29T20:16:00Z">
        <w:r>
          <w:t xml:space="preserve"> знаходиться Користувач</w:t>
        </w:r>
      </w:ins>
      <w:ins w:id="157" w:author="Христина Мадиняк" w:date="2025-04-29T23:19:00Z" w16du:dateUtc="2025-04-29T20:19:00Z">
        <w:r>
          <w:rPr>
            <w:lang w:val="uk-UA"/>
          </w:rPr>
          <w:t xml:space="preserve"> або Юрист</w:t>
        </w:r>
      </w:ins>
      <w:ins w:id="158" w:author="Христина Мадиняк" w:date="2025-04-29T23:16:00Z" w16du:dateUtc="2025-04-29T20:16:00Z">
        <w:r>
          <w:t>, а також відповідних норм міжнародного права.</w:t>
        </w:r>
      </w:ins>
      <w:del w:id="159" w:author="Христина Мадиняк" w:date="2025-04-29T23:19:00Z" w16du:dateUtc="2025-04-29T20:19:00Z">
        <w:r w:rsidR="00000000" w:rsidDel="00976098">
          <w:br/>
        </w:r>
      </w:del>
    </w:p>
    <w:p w14:paraId="00000018" w14:textId="0501622F" w:rsidR="008754B6" w:rsidRDefault="00000000" w:rsidP="006872EA">
      <w:pPr>
        <w:spacing w:after="240"/>
        <w:pPrChange w:id="160" w:author="Христина Мадиняк" w:date="2025-04-29T23:20:00Z" w16du:dateUtc="2025-04-29T20:20:00Z">
          <w:pPr>
            <w:numPr>
              <w:numId w:val="3"/>
            </w:numPr>
            <w:spacing w:after="240"/>
            <w:ind w:left="720" w:hanging="360"/>
          </w:pPr>
        </w:pPrChange>
      </w:pPr>
      <w:del w:id="161" w:author="Христина Мадиняк" w:date="2025-04-29T23:19:00Z" w16du:dateUtc="2025-04-29T20:19:00Z">
        <w:r w:rsidDel="00976098">
          <w:delText>Дотримуватися норм чинного законодавства України.</w:delText>
        </w:r>
      </w:del>
      <w:del w:id="162" w:author="Христина Мадиняк" w:date="2025-04-29T23:20:00Z" w16du:dateUtc="2025-04-29T20:20:00Z">
        <w:r w:rsidDel="006872EA">
          <w:br/>
        </w:r>
      </w:del>
    </w:p>
    <w:p w14:paraId="00000019" w14:textId="540720EC" w:rsidR="008754B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3" w:name="_i8olszsdlf29" w:colFirst="0" w:colLast="0"/>
      <w:bookmarkEnd w:id="163"/>
      <w:r>
        <w:rPr>
          <w:b/>
          <w:color w:val="000000"/>
          <w:sz w:val="26"/>
          <w:szCs w:val="26"/>
        </w:rPr>
        <w:lastRenderedPageBreak/>
        <w:t xml:space="preserve">4.4. Адміністрація </w:t>
      </w:r>
      <w:ins w:id="164" w:author="Христина Мадиняк" w:date="2025-04-30T10:42:00Z" w16du:dateUtc="2025-04-30T07:42:00Z">
        <w:r w:rsidR="008025EE">
          <w:rPr>
            <w:b/>
            <w:color w:val="000000"/>
            <w:sz w:val="26"/>
            <w:szCs w:val="26"/>
            <w:lang w:val="uk-UA"/>
          </w:rPr>
          <w:t>П</w:t>
        </w:r>
      </w:ins>
      <w:del w:id="165" w:author="Христина Мадиняк" w:date="2025-04-30T10:42:00Z" w16du:dateUtc="2025-04-30T07:42:00Z">
        <w:r w:rsidDel="008025EE">
          <w:rPr>
            <w:b/>
            <w:color w:val="000000"/>
            <w:sz w:val="26"/>
            <w:szCs w:val="26"/>
          </w:rPr>
          <w:delText>п</w:delText>
        </w:r>
      </w:del>
      <w:proofErr w:type="spellStart"/>
      <w:r>
        <w:rPr>
          <w:b/>
          <w:color w:val="000000"/>
          <w:sz w:val="26"/>
          <w:szCs w:val="26"/>
        </w:rPr>
        <w:t>латформи</w:t>
      </w:r>
      <w:proofErr w:type="spellEnd"/>
      <w:r>
        <w:rPr>
          <w:b/>
          <w:color w:val="000000"/>
          <w:sz w:val="26"/>
          <w:szCs w:val="26"/>
        </w:rPr>
        <w:t xml:space="preserve"> має право:</w:t>
      </w:r>
    </w:p>
    <w:p w14:paraId="0000001A" w14:textId="72AA6C2A" w:rsidR="008754B6" w:rsidRDefault="00000000">
      <w:pPr>
        <w:numPr>
          <w:ilvl w:val="0"/>
          <w:numId w:val="2"/>
        </w:numPr>
        <w:spacing w:before="240"/>
      </w:pPr>
      <w:proofErr w:type="spellStart"/>
      <w:r>
        <w:t>Модерувати</w:t>
      </w:r>
      <w:proofErr w:type="spellEnd"/>
      <w:r>
        <w:t xml:space="preserve"> контент, розміщений на </w:t>
      </w:r>
      <w:ins w:id="166" w:author="Христина Мадиняк" w:date="2025-04-30T10:42:00Z" w16du:dateUtc="2025-04-30T07:42:00Z">
        <w:r w:rsidR="008025EE">
          <w:rPr>
            <w:lang w:val="uk-UA"/>
          </w:rPr>
          <w:t>П</w:t>
        </w:r>
      </w:ins>
      <w:del w:id="167" w:author="Христина Мадиняк" w:date="2025-04-30T10:42:00Z" w16du:dateUtc="2025-04-30T07:42:00Z">
        <w:r w:rsidDel="008025EE">
          <w:delText>п</w:delText>
        </w:r>
      </w:del>
      <w:proofErr w:type="spellStart"/>
      <w:r>
        <w:t>латформі</w:t>
      </w:r>
      <w:proofErr w:type="spellEnd"/>
      <w:r>
        <w:t>;</w:t>
      </w:r>
      <w:r>
        <w:br/>
      </w:r>
    </w:p>
    <w:p w14:paraId="0000001B" w14:textId="7543B3DA" w:rsidR="008754B6" w:rsidRDefault="00000000">
      <w:pPr>
        <w:numPr>
          <w:ilvl w:val="0"/>
          <w:numId w:val="2"/>
        </w:numPr>
      </w:pPr>
      <w:r>
        <w:t xml:space="preserve">Блокувати акаунти, що порушують умови цього </w:t>
      </w:r>
      <w:ins w:id="168" w:author="Христина Мадиняк" w:date="2025-04-29T19:01:00Z" w16du:dateUtc="2025-04-29T16:01:00Z">
        <w:r w:rsidR="009B3BCC">
          <w:rPr>
            <w:lang w:val="uk-UA"/>
          </w:rPr>
          <w:t>Д</w:t>
        </w:r>
      </w:ins>
      <w:del w:id="169" w:author="Христина Мадиняк" w:date="2025-04-29T19:01:00Z" w16du:dateUtc="2025-04-29T16:01:00Z">
        <w:r w:rsidDel="009B3BCC">
          <w:delText>д</w:delText>
        </w:r>
      </w:del>
      <w:proofErr w:type="spellStart"/>
      <w:r>
        <w:t>оговору</w:t>
      </w:r>
      <w:proofErr w:type="spellEnd"/>
      <w:r>
        <w:t>;</w:t>
      </w:r>
      <w:r>
        <w:br/>
      </w:r>
    </w:p>
    <w:p w14:paraId="0000001C" w14:textId="658CB96A" w:rsidR="008754B6" w:rsidRDefault="00000000">
      <w:pPr>
        <w:numPr>
          <w:ilvl w:val="0"/>
          <w:numId w:val="2"/>
        </w:numPr>
        <w:spacing w:after="240"/>
      </w:pPr>
      <w:r>
        <w:t xml:space="preserve">Вносити зміни до цього </w:t>
      </w:r>
      <w:ins w:id="170" w:author="Христина Мадиняк" w:date="2025-04-29T19:01:00Z" w16du:dateUtc="2025-04-29T16:01:00Z">
        <w:r w:rsidR="009B3BCC">
          <w:rPr>
            <w:lang w:val="uk-UA"/>
          </w:rPr>
          <w:t>Д</w:t>
        </w:r>
      </w:ins>
      <w:del w:id="171" w:author="Христина Мадиняк" w:date="2025-04-29T19:01:00Z" w16du:dateUtc="2025-04-29T16:01:00Z">
        <w:r w:rsidDel="009B3BCC">
          <w:delText>д</w:delText>
        </w:r>
      </w:del>
      <w:proofErr w:type="spellStart"/>
      <w:r>
        <w:t>оговору</w:t>
      </w:r>
      <w:proofErr w:type="spellEnd"/>
      <w:r>
        <w:t xml:space="preserve"> шляхом публікації нової редакції на сайті.</w:t>
      </w:r>
      <w:r>
        <w:br/>
      </w:r>
    </w:p>
    <w:p w14:paraId="0000001D" w14:textId="77777777" w:rsidR="008754B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72" w:name="_mwvye9kmg2vu" w:colFirst="0" w:colLast="0"/>
      <w:bookmarkEnd w:id="172"/>
      <w:r>
        <w:rPr>
          <w:b/>
          <w:sz w:val="34"/>
          <w:szCs w:val="34"/>
        </w:rPr>
        <w:t>5. Вартість послуг і порядок розрахунків</w:t>
      </w:r>
    </w:p>
    <w:p w14:paraId="0000001E" w14:textId="02669CB9" w:rsidR="008754B6" w:rsidRDefault="00000000">
      <w:pPr>
        <w:spacing w:before="240" w:after="240"/>
      </w:pPr>
      <w:r>
        <w:t xml:space="preserve">5.1. Користувачі користуються </w:t>
      </w:r>
      <w:ins w:id="173" w:author="Христина Мадиняк" w:date="2025-04-30T10:42:00Z" w16du:dateUtc="2025-04-30T07:42:00Z">
        <w:r w:rsidR="008025EE">
          <w:rPr>
            <w:lang w:val="uk-UA"/>
          </w:rPr>
          <w:t>П</w:t>
        </w:r>
      </w:ins>
      <w:del w:id="174" w:author="Христина Мадиняк" w:date="2025-04-30T10:42:00Z" w16du:dateUtc="2025-04-30T07:42:00Z">
        <w:r w:rsidDel="008025EE">
          <w:delText>п</w:delText>
        </w:r>
      </w:del>
      <w:proofErr w:type="spellStart"/>
      <w:r>
        <w:t>латформою</w:t>
      </w:r>
      <w:proofErr w:type="spellEnd"/>
      <w:r>
        <w:t xml:space="preserve"> безкоштовно.</w:t>
      </w:r>
    </w:p>
    <w:p w14:paraId="0000001F" w14:textId="786AEB56" w:rsidR="008754B6" w:rsidRDefault="00000000">
      <w:pPr>
        <w:spacing w:before="240" w:after="240"/>
      </w:pPr>
      <w:r>
        <w:t xml:space="preserve">5.2. Юристи сплачують вартість розміщення профілю згідно з чинними тарифами, розміщеними на </w:t>
      </w:r>
      <w:ins w:id="175" w:author="Христина Мадиняк" w:date="2025-04-30T10:42:00Z" w16du:dateUtc="2025-04-30T07:42:00Z">
        <w:r w:rsidR="008025EE">
          <w:rPr>
            <w:lang w:val="uk-UA"/>
          </w:rPr>
          <w:t>П</w:t>
        </w:r>
      </w:ins>
      <w:del w:id="176" w:author="Христина Мадиняк" w:date="2025-04-30T10:42:00Z" w16du:dateUtc="2025-04-30T07:42:00Z">
        <w:r w:rsidDel="008025EE">
          <w:delText>п</w:delText>
        </w:r>
      </w:del>
      <w:proofErr w:type="spellStart"/>
      <w:r>
        <w:t>латформі</w:t>
      </w:r>
      <w:proofErr w:type="spellEnd"/>
      <w:r>
        <w:t>.</w:t>
      </w:r>
    </w:p>
    <w:p w14:paraId="00000020" w14:textId="5420B236" w:rsidR="008754B6" w:rsidRDefault="00000000">
      <w:pPr>
        <w:spacing w:before="240" w:after="240"/>
      </w:pPr>
      <w:r>
        <w:t xml:space="preserve">5.3. Оплата здійснюється безготівковим способом через платіжну систему, інтегровану на </w:t>
      </w:r>
      <w:ins w:id="177" w:author="Христина Мадиняк" w:date="2025-04-30T10:42:00Z" w16du:dateUtc="2025-04-30T07:42:00Z">
        <w:r w:rsidR="008025EE">
          <w:rPr>
            <w:lang w:val="uk-UA"/>
          </w:rPr>
          <w:t>П</w:t>
        </w:r>
      </w:ins>
      <w:del w:id="178" w:author="Христина Мадиняк" w:date="2025-04-30T10:42:00Z" w16du:dateUtc="2025-04-30T07:42:00Z">
        <w:r w:rsidDel="008025EE">
          <w:delText>п</w:delText>
        </w:r>
      </w:del>
      <w:proofErr w:type="spellStart"/>
      <w:r>
        <w:t>латформі</w:t>
      </w:r>
      <w:proofErr w:type="spellEnd"/>
      <w:r>
        <w:t>.</w:t>
      </w:r>
    </w:p>
    <w:p w14:paraId="00000021" w14:textId="77777777" w:rsidR="008754B6" w:rsidRDefault="00000000">
      <w:pPr>
        <w:spacing w:before="240" w:after="240"/>
      </w:pPr>
      <w:r>
        <w:t>5.4. Повернення коштів за період надання послуг не здійснюється, за винятком випадків, передбачених чинним законодавством України.</w:t>
      </w:r>
    </w:p>
    <w:p w14:paraId="00000022" w14:textId="77777777" w:rsidR="008754B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79" w:name="_m9aoh6usu6o7" w:colFirst="0" w:colLast="0"/>
      <w:bookmarkEnd w:id="179"/>
      <w:r>
        <w:rPr>
          <w:b/>
          <w:sz w:val="34"/>
          <w:szCs w:val="34"/>
        </w:rPr>
        <w:t>6. Відповідальність сторін</w:t>
      </w:r>
    </w:p>
    <w:p w14:paraId="00000023" w14:textId="77777777" w:rsidR="008754B6" w:rsidRDefault="00000000">
      <w:pPr>
        <w:spacing w:before="240" w:after="240"/>
      </w:pPr>
      <w:r>
        <w:t>6.1. Адміністрація не несе відповідальності за якість та результати юридичних послуг, наданих Юристами.</w:t>
      </w:r>
    </w:p>
    <w:p w14:paraId="3D8321EA" w14:textId="5D34A9D8" w:rsidR="009B3BCC" w:rsidRDefault="00000000">
      <w:pPr>
        <w:spacing w:before="240" w:after="240"/>
        <w:rPr>
          <w:ins w:id="180" w:author="Христина Мадиняк" w:date="2025-04-29T23:01:00Z" w16du:dateUtc="2025-04-29T20:01:00Z"/>
          <w:lang w:val="uk-UA"/>
        </w:rPr>
      </w:pPr>
      <w:r>
        <w:t xml:space="preserve">6.2. Користувач </w:t>
      </w:r>
      <w:r w:rsidRPr="009B3BCC">
        <w:t>та Юрист самостійно несуть відповідальність за дотримання умов угод, укладених між ними</w:t>
      </w:r>
      <w:ins w:id="181" w:author="Христина Мадиняк" w:date="2025-04-29T19:02:00Z" w16du:dateUtc="2025-04-29T16:02:00Z">
        <w:r w:rsidR="009B3BCC" w:rsidRPr="009B3BCC">
          <w:rPr>
            <w:lang w:val="uk-UA"/>
          </w:rPr>
          <w:t>.</w:t>
        </w:r>
      </w:ins>
      <w:del w:id="182" w:author="Христина Мадиняк" w:date="2025-04-29T19:02:00Z" w16du:dateUtc="2025-04-29T16:02:00Z">
        <w:r w:rsidRPr="009B3BCC" w:rsidDel="009B3BCC">
          <w:rPr>
            <w:highlight w:val="yellow"/>
            <w:rPrChange w:id="183" w:author="Христина Мадиняк" w:date="2025-04-29T19:03:00Z" w16du:dateUtc="2025-04-29T16:03:00Z">
              <w:rPr/>
            </w:rPrChange>
          </w:rPr>
          <w:delText>.</w:delText>
        </w:r>
      </w:del>
    </w:p>
    <w:p w14:paraId="758376E6" w14:textId="41B88278" w:rsidR="00D7675C" w:rsidRPr="00D7675C" w:rsidRDefault="00D7675C" w:rsidP="00D7675C">
      <w:pPr>
        <w:spacing w:before="240" w:after="240"/>
        <w:rPr>
          <w:ins w:id="184" w:author="Христина Мадиняк" w:date="2025-04-29T23:01:00Z" w16du:dateUtc="2025-04-29T20:01:00Z"/>
          <w:lang w:val="uk-UA"/>
        </w:rPr>
      </w:pPr>
      <w:ins w:id="185" w:author="Христина Мадиняк" w:date="2025-04-29T23:02:00Z" w16du:dateUtc="2025-04-29T20:02:00Z">
        <w:r>
          <w:rPr>
            <w:lang w:val="uk-UA"/>
          </w:rPr>
          <w:t xml:space="preserve">6.3. </w:t>
        </w:r>
      </w:ins>
      <w:ins w:id="186" w:author="Христина Мадиняк" w:date="2025-04-29T23:01:00Z" w16du:dateUtc="2025-04-29T20:01:00Z">
        <w:r w:rsidRPr="00D7675C">
          <w:rPr>
            <w:lang w:val="uk-UA"/>
          </w:rPr>
          <w:t>Адміністра</w:t>
        </w:r>
      </w:ins>
      <w:ins w:id="187" w:author="Христина Мадиняк" w:date="2025-04-29T23:02:00Z" w16du:dateUtc="2025-04-29T20:02:00Z">
        <w:r>
          <w:rPr>
            <w:lang w:val="uk-UA"/>
          </w:rPr>
          <w:t xml:space="preserve">ція </w:t>
        </w:r>
      </w:ins>
      <w:ins w:id="188" w:author="Христина Мадиняк" w:date="2025-04-30T10:42:00Z" w16du:dateUtc="2025-04-30T07:42:00Z">
        <w:r w:rsidR="008025EE">
          <w:rPr>
            <w:lang w:val="uk-UA"/>
          </w:rPr>
          <w:t>П</w:t>
        </w:r>
      </w:ins>
      <w:ins w:id="189" w:author="Христина Мадиняк" w:date="2025-04-29T23:02:00Z" w16du:dateUtc="2025-04-29T20:02:00Z">
        <w:r>
          <w:rPr>
            <w:lang w:val="uk-UA"/>
          </w:rPr>
          <w:t xml:space="preserve">латформи </w:t>
        </w:r>
      </w:ins>
      <w:ins w:id="190" w:author="Христина Мадиняк" w:date="2025-04-29T23:01:00Z" w16du:dateUtc="2025-04-29T20:01:00Z">
        <w:r w:rsidRPr="00D7675C">
          <w:rPr>
            <w:lang w:val="uk-UA"/>
          </w:rPr>
          <w:t xml:space="preserve">не несе відповідальності за будь-яку шкоду життю та здоров’ю, будь-які прямі та/або непрямі збитки, матеріальну та/або нематеріальну шкоду, зобов’язання чи втрати, понесені в результаті використання або невикористання Користувачем інформації, розміщеної на </w:t>
        </w:r>
      </w:ins>
      <w:ins w:id="191" w:author="Христина Мадиняк" w:date="2025-04-29T23:02:00Z" w16du:dateUtc="2025-04-29T20:02:00Z">
        <w:r>
          <w:rPr>
            <w:lang w:val="uk-UA"/>
          </w:rPr>
          <w:t>Платформі</w:t>
        </w:r>
      </w:ins>
      <w:ins w:id="192" w:author="Христина Мадиняк" w:date="2025-04-29T23:01:00Z" w16du:dateUtc="2025-04-29T20:01:00Z">
        <w:r w:rsidRPr="00D7675C">
          <w:rPr>
            <w:lang w:val="uk-UA"/>
          </w:rPr>
          <w:t xml:space="preserve">, а також при використанні </w:t>
        </w:r>
      </w:ins>
      <w:ins w:id="193" w:author="Христина Мадиняк" w:date="2025-04-29T23:02:00Z" w16du:dateUtc="2025-04-29T20:02:00Z">
        <w:r>
          <w:rPr>
            <w:lang w:val="uk-UA"/>
          </w:rPr>
          <w:t>Платформи</w:t>
        </w:r>
      </w:ins>
      <w:ins w:id="194" w:author="Христина Мадиняк" w:date="2025-04-29T23:01:00Z" w16du:dateUtc="2025-04-29T20:01:00Z">
        <w:r w:rsidRPr="00D7675C">
          <w:rPr>
            <w:lang w:val="uk-UA"/>
          </w:rPr>
          <w:t xml:space="preserve">, та які можуть бути викликані неповним або несвоєчасним наданням інформаційних послуг </w:t>
        </w:r>
      </w:ins>
      <w:ins w:id="195" w:author="Христина Мадиняк" w:date="2025-04-29T23:02:00Z" w16du:dateUtc="2025-04-29T20:02:00Z">
        <w:r>
          <w:rPr>
            <w:lang w:val="uk-UA"/>
          </w:rPr>
          <w:t>Юристом</w:t>
        </w:r>
      </w:ins>
      <w:ins w:id="196" w:author="Христина Мадиняк" w:date="2025-04-29T23:01:00Z" w16du:dateUtc="2025-04-29T20:01:00Z">
        <w:r w:rsidRPr="00D7675C">
          <w:rPr>
            <w:lang w:val="uk-UA"/>
          </w:rPr>
          <w:t xml:space="preserve">; відсутністю можливості отримати доступ до послуг або використовувати їх; ненаданням чи неналежним наданням послуг Користувачу будь-якими третіми особами; будь-якими діями чи бездіяльністю таких третіх осіб; наявністю чи відсутністю будь-яких повноважень, дозволів, ліцензій, погоджень третіх осіб, наявністю чи відсутністю у таких осіб спеціального правового статусу тощо; несанкціонованим розповсюдженням, зміною або знищенням інформації </w:t>
        </w:r>
      </w:ins>
      <w:ins w:id="197" w:author="Христина Мадиняк" w:date="2025-04-29T23:03:00Z" w16du:dateUtc="2025-04-29T20:03:00Z">
        <w:r>
          <w:rPr>
            <w:lang w:val="uk-UA"/>
          </w:rPr>
          <w:t>Юриста</w:t>
        </w:r>
      </w:ins>
      <w:ins w:id="198" w:author="Христина Мадиняк" w:date="2025-04-29T23:01:00Z" w16du:dateUtc="2025-04-29T20:01:00Z">
        <w:r w:rsidRPr="00D7675C">
          <w:rPr>
            <w:lang w:val="uk-UA"/>
          </w:rPr>
          <w:t xml:space="preserve"> та/або Користувача внаслідок будь-якого використання </w:t>
        </w:r>
      </w:ins>
      <w:ins w:id="199" w:author="Христина Мадиняк" w:date="2025-04-30T10:39:00Z" w16du:dateUtc="2025-04-30T07:39:00Z">
        <w:r w:rsidR="008025EE">
          <w:rPr>
            <w:lang w:val="uk-UA"/>
          </w:rPr>
          <w:t>Платформи</w:t>
        </w:r>
      </w:ins>
      <w:ins w:id="200" w:author="Христина Мадиняк" w:date="2025-04-29T23:01:00Z" w16du:dateUtc="2025-04-29T20:01:00Z">
        <w:r w:rsidRPr="00D7675C">
          <w:rPr>
            <w:lang w:val="uk-UA"/>
          </w:rPr>
          <w:t>.</w:t>
        </w:r>
      </w:ins>
    </w:p>
    <w:p w14:paraId="3F0042A9" w14:textId="57D1F88E" w:rsidR="00D7675C" w:rsidRPr="009B3BCC" w:rsidRDefault="00D7675C" w:rsidP="00D7675C">
      <w:pPr>
        <w:spacing w:before="240" w:after="240"/>
        <w:rPr>
          <w:lang w:val="uk-UA"/>
          <w:rPrChange w:id="201" w:author="Христина Мадиняк" w:date="2025-04-29T19:02:00Z" w16du:dateUtc="2025-04-29T16:02:00Z">
            <w:rPr/>
          </w:rPrChange>
        </w:rPr>
      </w:pPr>
      <w:ins w:id="202" w:author="Христина Мадиняк" w:date="2025-04-29T23:04:00Z" w16du:dateUtc="2025-04-29T20:04:00Z">
        <w:r>
          <w:rPr>
            <w:lang w:val="uk-UA"/>
          </w:rPr>
          <w:t>6.4.</w:t>
        </w:r>
      </w:ins>
      <w:ins w:id="203" w:author="Христина Мадиняк" w:date="2025-04-29T23:01:00Z" w16du:dateUtc="2025-04-29T20:01:00Z">
        <w:r w:rsidRPr="00D7675C">
          <w:rPr>
            <w:lang w:val="uk-UA"/>
          </w:rPr>
          <w:t xml:space="preserve"> Адміністра</w:t>
        </w:r>
      </w:ins>
      <w:ins w:id="204" w:author="Христина Мадиняк" w:date="2025-04-30T10:39:00Z" w16du:dateUtc="2025-04-30T07:39:00Z">
        <w:r w:rsidR="008025EE">
          <w:rPr>
            <w:lang w:val="uk-UA"/>
          </w:rPr>
          <w:t xml:space="preserve">ція </w:t>
        </w:r>
      </w:ins>
      <w:ins w:id="205" w:author="Христина Мадиняк" w:date="2025-04-30T10:42:00Z" w16du:dateUtc="2025-04-30T07:42:00Z">
        <w:r w:rsidR="008025EE">
          <w:rPr>
            <w:lang w:val="uk-UA"/>
          </w:rPr>
          <w:t>П</w:t>
        </w:r>
      </w:ins>
      <w:ins w:id="206" w:author="Христина Мадиняк" w:date="2025-04-30T10:39:00Z" w16du:dateUtc="2025-04-30T07:39:00Z">
        <w:r w:rsidR="008025EE">
          <w:rPr>
            <w:lang w:val="uk-UA"/>
          </w:rPr>
          <w:t>латформи</w:t>
        </w:r>
      </w:ins>
      <w:ins w:id="207" w:author="Христина Мадиняк" w:date="2025-04-29T23:01:00Z" w16du:dateUtc="2025-04-29T20:01:00Z">
        <w:r w:rsidRPr="00D7675C">
          <w:rPr>
            <w:lang w:val="uk-UA"/>
          </w:rPr>
          <w:t xml:space="preserve"> не гарантує постійний або безумовний доступ до послуг</w:t>
        </w:r>
      </w:ins>
      <w:ins w:id="208" w:author="Христина Мадиняк" w:date="2025-04-29T23:03:00Z" w16du:dateUtc="2025-04-29T20:03:00Z">
        <w:r>
          <w:rPr>
            <w:lang w:val="uk-UA"/>
          </w:rPr>
          <w:t>, що надаються Платформою.</w:t>
        </w:r>
      </w:ins>
      <w:ins w:id="209" w:author="Христина Мадиняк" w:date="2025-04-29T23:01:00Z" w16du:dateUtc="2025-04-29T20:01:00Z">
        <w:r w:rsidRPr="00D7675C">
          <w:rPr>
            <w:lang w:val="uk-UA"/>
          </w:rPr>
          <w:t xml:space="preserve"> Функціонування </w:t>
        </w:r>
      </w:ins>
      <w:ins w:id="210" w:author="Христина Мадиняк" w:date="2025-04-29T23:03:00Z" w16du:dateUtc="2025-04-29T20:03:00Z">
        <w:r>
          <w:rPr>
            <w:lang w:val="uk-UA"/>
          </w:rPr>
          <w:t>Платформи</w:t>
        </w:r>
      </w:ins>
      <w:ins w:id="211" w:author="Христина Мадиняк" w:date="2025-04-29T23:01:00Z" w16du:dateUtc="2025-04-29T20:01:00Z">
        <w:r w:rsidRPr="00D7675C">
          <w:rPr>
            <w:lang w:val="uk-UA"/>
          </w:rPr>
          <w:t xml:space="preserve"> може порушуватися діями непереборних сил та інших факторів, запобігання або подолання яких виходить за межі можливостей Адміністра</w:t>
        </w:r>
      </w:ins>
      <w:ins w:id="212" w:author="Христина Мадиняк" w:date="2025-04-29T23:03:00Z" w16du:dateUtc="2025-04-29T20:03:00Z">
        <w:r>
          <w:rPr>
            <w:lang w:val="uk-UA"/>
          </w:rPr>
          <w:t xml:space="preserve">ції </w:t>
        </w:r>
      </w:ins>
      <w:ins w:id="213" w:author="Христина Мадиняк" w:date="2025-04-30T10:42:00Z" w16du:dateUtc="2025-04-30T07:42:00Z">
        <w:r w:rsidR="008025EE">
          <w:rPr>
            <w:lang w:val="uk-UA"/>
          </w:rPr>
          <w:t>П</w:t>
        </w:r>
      </w:ins>
      <w:ins w:id="214" w:author="Христина Мадиняк" w:date="2025-04-29T23:03:00Z" w16du:dateUtc="2025-04-29T20:03:00Z">
        <w:r>
          <w:rPr>
            <w:lang w:val="uk-UA"/>
          </w:rPr>
          <w:t>латформи.</w:t>
        </w:r>
      </w:ins>
    </w:p>
    <w:p w14:paraId="00000025" w14:textId="5544255B" w:rsidR="008754B6" w:rsidDel="00D7675C" w:rsidRDefault="00000000">
      <w:pPr>
        <w:spacing w:before="240" w:after="240"/>
        <w:rPr>
          <w:del w:id="215" w:author="Христина Мадиняк" w:date="2025-04-29T23:04:00Z" w16du:dateUtc="2025-04-29T20:04:00Z"/>
        </w:rPr>
      </w:pPr>
      <w:del w:id="216" w:author="Христина Мадиняк" w:date="2025-04-29T23:04:00Z" w16du:dateUtc="2025-04-29T20:04:00Z">
        <w:r w:rsidDel="00D7675C">
          <w:lastRenderedPageBreak/>
          <w:delText>6.3. Адміністрація платформи не гарантує безперебійну роботу сайту та не несе відповідальності за технічні перебої, спричинені незалежними від неї обставинами.</w:delText>
        </w:r>
      </w:del>
    </w:p>
    <w:p w14:paraId="00000026" w14:textId="77777777" w:rsidR="008754B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17" w:name="_tyk5chq8p3d" w:colFirst="0" w:colLast="0"/>
      <w:bookmarkEnd w:id="217"/>
      <w:r>
        <w:rPr>
          <w:b/>
          <w:sz w:val="34"/>
          <w:szCs w:val="34"/>
        </w:rPr>
        <w:t>7. Обробка персональних даних</w:t>
      </w:r>
    </w:p>
    <w:p w14:paraId="12102651" w14:textId="028031EB" w:rsidR="00F158DD" w:rsidRPr="00F158DD" w:rsidRDefault="00000000" w:rsidP="00F158DD">
      <w:pPr>
        <w:spacing w:before="240" w:after="240"/>
        <w:rPr>
          <w:ins w:id="218" w:author="Христина Мадиняк" w:date="2025-04-29T22:55:00Z" w16du:dateUtc="2025-04-29T19:55:00Z"/>
          <w:lang w:val="uk-UA"/>
        </w:rPr>
      </w:pPr>
      <w:r>
        <w:t xml:space="preserve">7.1. Реєструючись на </w:t>
      </w:r>
      <w:ins w:id="219" w:author="Христина Мадиняк" w:date="2025-04-30T10:43:00Z" w16du:dateUtc="2025-04-30T07:43:00Z">
        <w:r w:rsidR="008025EE">
          <w:rPr>
            <w:lang w:val="uk-UA"/>
          </w:rPr>
          <w:t>П</w:t>
        </w:r>
      </w:ins>
      <w:del w:id="220" w:author="Христина Мадиняк" w:date="2025-04-30T10:43:00Z" w16du:dateUtc="2025-04-30T07:43:00Z">
        <w:r w:rsidDel="008025EE">
          <w:delText>п</w:delText>
        </w:r>
      </w:del>
      <w:proofErr w:type="spellStart"/>
      <w:r>
        <w:t>латформі</w:t>
      </w:r>
      <w:proofErr w:type="spellEnd"/>
      <w:r>
        <w:t>, Користувач та Юрист</w:t>
      </w:r>
      <w:ins w:id="221" w:author="Христина Мадиняк" w:date="2025-04-29T22:57:00Z" w16du:dateUtc="2025-04-29T19:57:00Z">
        <w:r w:rsidR="00F158DD" w:rsidRPr="00F158DD">
          <w:rPr>
            <w:lang w:val="uk-UA"/>
          </w:rPr>
          <w:t xml:space="preserve"> </w:t>
        </w:r>
        <w:r w:rsidR="00F158DD" w:rsidRPr="00F158DD">
          <w:rPr>
            <w:lang w:val="uk-UA"/>
          </w:rPr>
          <w:t>автоматично</w:t>
        </w:r>
      </w:ins>
      <w:r>
        <w:t xml:space="preserve"> надають згоду на </w:t>
      </w:r>
      <w:ins w:id="222" w:author="Христина Мадиняк" w:date="2025-04-29T22:56:00Z" w16du:dateUtc="2025-04-29T19:56:00Z">
        <w:r w:rsidR="00F158DD" w:rsidRPr="00F158DD">
          <w:rPr>
            <w:lang w:val="en-UA"/>
          </w:rPr>
          <w:t xml:space="preserve">збір, використання, обробку та захист </w:t>
        </w:r>
      </w:ins>
      <w:del w:id="223" w:author="Христина Мадиняк" w:date="2025-04-29T22:56:00Z" w16du:dateUtc="2025-04-29T19:56:00Z">
        <w:r w:rsidDel="00F158DD">
          <w:delText xml:space="preserve">обробку </w:delText>
        </w:r>
      </w:del>
      <w:r>
        <w:t>їхніх персональних даних відповідно до Закону України "Про захист персональних даних".</w:t>
      </w:r>
      <w:ins w:id="224" w:author="Христина Мадиняк" w:date="2025-04-29T22:56:00Z" w16du:dateUtc="2025-04-29T19:56:00Z">
        <w:r w:rsidR="00F158DD" w:rsidRPr="00F158DD">
          <w:rPr>
            <w:lang w:val="en-UA"/>
          </w:rPr>
          <w:t xml:space="preserve"> </w:t>
        </w:r>
        <w:r w:rsidR="00F158DD">
          <w:rPr>
            <w:lang w:val="uk-UA"/>
          </w:rPr>
          <w:t xml:space="preserve"> </w:t>
        </w:r>
      </w:ins>
      <w:ins w:id="225" w:author="Христина Мадиняк" w:date="2025-04-29T22:57:00Z" w16du:dateUtc="2025-04-29T19:57:00Z">
        <w:r w:rsidR="00F158DD" w:rsidRPr="00F158DD">
          <w:rPr>
            <w:lang w:val="uk-UA"/>
          </w:rPr>
          <w:t>Будь-яких інших домовленостей та укладення договорів не передбачається.</w:t>
        </w:r>
        <w:r w:rsidR="00F158DD">
          <w:rPr>
            <w:lang w:val="uk-UA"/>
          </w:rPr>
          <w:t xml:space="preserve"> </w:t>
        </w:r>
      </w:ins>
      <w:ins w:id="226" w:author="Христина Мадиняк" w:date="2025-04-29T22:56:00Z" w16du:dateUtc="2025-04-29T19:56:00Z">
        <w:r w:rsidR="00F158DD" w:rsidRPr="00F158DD">
          <w:rPr>
            <w:lang w:val="en-UA"/>
          </w:rPr>
          <w:t>Якщо Користувач</w:t>
        </w:r>
        <w:r w:rsidR="00F158DD">
          <w:rPr>
            <w:lang w:val="uk-UA"/>
          </w:rPr>
          <w:t xml:space="preserve"> або Юрист</w:t>
        </w:r>
        <w:r w:rsidR="00F158DD" w:rsidRPr="00F158DD">
          <w:rPr>
            <w:lang w:val="en-UA"/>
          </w:rPr>
          <w:t xml:space="preserve"> не надає згоду, він повинен утриматись від користування </w:t>
        </w:r>
      </w:ins>
      <w:ins w:id="227" w:author="Христина Мадиняк" w:date="2025-04-30T10:43:00Z" w16du:dateUtc="2025-04-30T07:43:00Z">
        <w:r w:rsidR="008025EE">
          <w:rPr>
            <w:lang w:val="uk-UA"/>
          </w:rPr>
          <w:t>П</w:t>
        </w:r>
      </w:ins>
      <w:ins w:id="228" w:author="Христина Мадиняк" w:date="2025-04-29T22:56:00Z" w16du:dateUtc="2025-04-29T19:56:00Z">
        <w:r w:rsidR="00F158DD">
          <w:rPr>
            <w:lang w:val="uk-UA"/>
          </w:rPr>
          <w:t>латформою</w:t>
        </w:r>
        <w:r w:rsidR="00F158DD" w:rsidRPr="00F158DD">
          <w:rPr>
            <w:lang w:val="en-UA"/>
          </w:rPr>
          <w:t>.</w:t>
        </w:r>
      </w:ins>
    </w:p>
    <w:p w14:paraId="045280F8" w14:textId="09101E1A" w:rsidR="00F158DD" w:rsidRPr="00F158DD" w:rsidRDefault="00F158DD" w:rsidP="00F158DD">
      <w:pPr>
        <w:spacing w:before="240" w:after="240"/>
        <w:rPr>
          <w:lang w:val="uk-UA"/>
          <w:rPrChange w:id="229" w:author="Христина Мадиняк" w:date="2025-04-29T22:56:00Z" w16du:dateUtc="2025-04-29T19:56:00Z">
            <w:rPr/>
          </w:rPrChange>
        </w:rPr>
      </w:pPr>
      <w:ins w:id="230" w:author="Христина Мадиняк" w:date="2025-04-29T22:55:00Z" w16du:dateUtc="2025-04-29T19:55:00Z">
        <w:r>
          <w:rPr>
            <w:lang w:val="uk-UA"/>
          </w:rPr>
          <w:t>7</w:t>
        </w:r>
      </w:ins>
      <w:ins w:id="231" w:author="Христина Мадиняк" w:date="2025-04-29T22:56:00Z" w16du:dateUtc="2025-04-29T19:56:00Z">
        <w:r>
          <w:rPr>
            <w:lang w:val="uk-UA"/>
          </w:rPr>
          <w:t xml:space="preserve">.2. </w:t>
        </w:r>
      </w:ins>
      <w:ins w:id="232" w:author="Христина Мадиняк" w:date="2025-04-29T22:55:00Z" w16du:dateUtc="2025-04-29T19:55:00Z">
        <w:r w:rsidRPr="00F158DD">
          <w:rPr>
            <w:lang w:val="en-UA"/>
          </w:rPr>
          <w:t>Всі питання пов’язані зі збором, використанням, обробкою та захистом персональних даних Користувачів</w:t>
        </w:r>
      </w:ins>
      <w:ins w:id="233" w:author="Христина Мадиняк" w:date="2025-04-29T22:57:00Z" w16du:dateUtc="2025-04-29T19:57:00Z">
        <w:r>
          <w:rPr>
            <w:lang w:val="uk-UA"/>
          </w:rPr>
          <w:t xml:space="preserve"> та Юристів</w:t>
        </w:r>
      </w:ins>
      <w:ins w:id="234" w:author="Христина Мадиняк" w:date="2025-04-29T22:55:00Z" w16du:dateUtc="2025-04-29T19:55:00Z">
        <w:r w:rsidRPr="00F158DD">
          <w:rPr>
            <w:lang w:val="en-UA"/>
          </w:rPr>
          <w:t xml:space="preserve"> регулюються Законом України </w:t>
        </w:r>
      </w:ins>
      <w:ins w:id="235" w:author="Христина Мадиняк" w:date="2025-04-29T22:56:00Z" w16du:dateUtc="2025-04-29T19:56:00Z">
        <w:r>
          <w:rPr>
            <w:lang w:val="uk-UA"/>
          </w:rPr>
          <w:t>«</w:t>
        </w:r>
      </w:ins>
      <w:ins w:id="236" w:author="Христина Мадиняк" w:date="2025-04-29T22:55:00Z" w16du:dateUtc="2025-04-29T19:55:00Z">
        <w:r w:rsidRPr="00F158DD">
          <w:rPr>
            <w:lang w:val="en-UA"/>
          </w:rPr>
          <w:t>Про захист персональних даних</w:t>
        </w:r>
      </w:ins>
      <w:ins w:id="237" w:author="Христина Мадиняк" w:date="2025-04-29T22:56:00Z" w16du:dateUtc="2025-04-29T19:56:00Z">
        <w:r>
          <w:rPr>
            <w:lang w:val="uk-UA"/>
          </w:rPr>
          <w:t>».</w:t>
        </w:r>
      </w:ins>
    </w:p>
    <w:p w14:paraId="00000028" w14:textId="617CBF9C" w:rsidR="008754B6" w:rsidRDefault="00000000">
      <w:pPr>
        <w:spacing w:before="240" w:after="240"/>
        <w:rPr>
          <w:ins w:id="238" w:author="Христина Мадиняк" w:date="2025-04-29T22:58:00Z" w16du:dateUtc="2025-04-29T19:58:00Z"/>
          <w:lang w:val="uk-UA"/>
        </w:rPr>
      </w:pPr>
      <w:r>
        <w:t>7.</w:t>
      </w:r>
      <w:ins w:id="239" w:author="Христина Мадиняк" w:date="2025-04-29T22:56:00Z" w16du:dateUtc="2025-04-29T19:56:00Z">
        <w:r w:rsidR="00F158DD">
          <w:rPr>
            <w:lang w:val="uk-UA"/>
          </w:rPr>
          <w:t>3</w:t>
        </w:r>
      </w:ins>
      <w:del w:id="240" w:author="Христина Мадиняк" w:date="2025-04-29T22:56:00Z" w16du:dateUtc="2025-04-29T19:56:00Z">
        <w:r w:rsidDel="00F158DD">
          <w:delText>2</w:delText>
        </w:r>
      </w:del>
      <w:r>
        <w:t>. Персональні дані використовуються виключно для надання доступу до сервісу та комунікації між сторонами.</w:t>
      </w:r>
    </w:p>
    <w:p w14:paraId="18BBDF81" w14:textId="4EBB14EC" w:rsidR="00D7675C" w:rsidRPr="00D7675C" w:rsidRDefault="00D7675C">
      <w:pPr>
        <w:spacing w:before="240" w:after="240"/>
        <w:rPr>
          <w:lang w:val="uk-UA"/>
          <w:rPrChange w:id="241" w:author="Христина Мадиняк" w:date="2025-04-29T22:58:00Z" w16du:dateUtc="2025-04-29T19:58:00Z">
            <w:rPr/>
          </w:rPrChange>
        </w:rPr>
      </w:pPr>
      <w:ins w:id="242" w:author="Христина Мадиняк" w:date="2025-04-29T22:58:00Z" w16du:dateUtc="2025-04-29T19:58:00Z">
        <w:r>
          <w:rPr>
            <w:lang w:val="uk-UA"/>
          </w:rPr>
          <w:t>7.4. П</w:t>
        </w:r>
        <w:r w:rsidRPr="00D7675C">
          <w:rPr>
            <w:lang w:val="uk-UA"/>
          </w:rPr>
          <w:t>ерсональні дані Користувача</w:t>
        </w:r>
        <w:r>
          <w:rPr>
            <w:lang w:val="uk-UA"/>
          </w:rPr>
          <w:t xml:space="preserve"> або Юриста</w:t>
        </w:r>
        <w:r w:rsidRPr="00D7675C">
          <w:rPr>
            <w:lang w:val="uk-UA"/>
          </w:rPr>
          <w:t xml:space="preserve"> можуть бути надані третім особам у випадку письмового їх звернення з метою вирішення будь-якої конфліктної ситуації або на законну вимогу правоохоронних органів та суду. Користувач</w:t>
        </w:r>
        <w:r>
          <w:rPr>
            <w:lang w:val="uk-UA"/>
          </w:rPr>
          <w:t xml:space="preserve"> та Юрист</w:t>
        </w:r>
        <w:r w:rsidRPr="00D7675C">
          <w:rPr>
            <w:lang w:val="uk-UA"/>
          </w:rPr>
          <w:t xml:space="preserve"> погоджується з тим, що такі дії Адміністра</w:t>
        </w:r>
        <w:r>
          <w:rPr>
            <w:lang w:val="uk-UA"/>
          </w:rPr>
          <w:t>ції</w:t>
        </w:r>
        <w:r w:rsidRPr="00D7675C">
          <w:rPr>
            <w:lang w:val="uk-UA"/>
          </w:rPr>
          <w:t xml:space="preserve"> не є порушенням Закону України «Про захист персональних даних та </w:t>
        </w:r>
      </w:ins>
      <w:ins w:id="243" w:author="Христина Мадиняк" w:date="2025-04-30T10:40:00Z" w16du:dateUtc="2025-04-30T07:40:00Z">
        <w:r w:rsidR="008025EE">
          <w:rPr>
            <w:lang w:val="uk-UA"/>
          </w:rPr>
          <w:t>цього Договору</w:t>
        </w:r>
      </w:ins>
      <w:ins w:id="244" w:author="Христина Мадиняк" w:date="2025-04-29T22:58:00Z" w16du:dateUtc="2025-04-29T19:58:00Z">
        <w:r w:rsidRPr="00D7675C">
          <w:rPr>
            <w:lang w:val="uk-UA"/>
          </w:rPr>
          <w:t>.</w:t>
        </w:r>
      </w:ins>
    </w:p>
    <w:p w14:paraId="00000029" w14:textId="264FB81B" w:rsidR="008754B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45" w:name="_pn4v21liyv3l" w:colFirst="0" w:colLast="0"/>
      <w:bookmarkEnd w:id="245"/>
      <w:r>
        <w:rPr>
          <w:b/>
          <w:sz w:val="34"/>
          <w:szCs w:val="34"/>
        </w:rPr>
        <w:t xml:space="preserve">8. Строк дії та зміна умов </w:t>
      </w:r>
      <w:ins w:id="246" w:author="Христина Мадиняк" w:date="2025-04-29T19:01:00Z" w16du:dateUtc="2025-04-29T16:01:00Z">
        <w:r w:rsidR="009B3BCC">
          <w:rPr>
            <w:b/>
            <w:sz w:val="34"/>
            <w:szCs w:val="34"/>
            <w:lang w:val="uk-UA"/>
          </w:rPr>
          <w:t>Д</w:t>
        </w:r>
      </w:ins>
      <w:del w:id="247" w:author="Христина Мадиняк" w:date="2025-04-29T19:01:00Z" w16du:dateUtc="2025-04-29T16:01:00Z">
        <w:r w:rsidDel="009B3BCC">
          <w:rPr>
            <w:b/>
            <w:sz w:val="34"/>
            <w:szCs w:val="34"/>
          </w:rPr>
          <w:delText>д</w:delText>
        </w:r>
      </w:del>
      <w:proofErr w:type="spellStart"/>
      <w:r>
        <w:rPr>
          <w:b/>
          <w:sz w:val="34"/>
          <w:szCs w:val="34"/>
        </w:rPr>
        <w:t>оговору</w:t>
      </w:r>
      <w:proofErr w:type="spellEnd"/>
    </w:p>
    <w:p w14:paraId="0000002A" w14:textId="2CCC6329" w:rsidR="008754B6" w:rsidRDefault="00000000">
      <w:pPr>
        <w:spacing w:before="240" w:after="240"/>
      </w:pPr>
      <w:r>
        <w:t xml:space="preserve">8.1. Цей </w:t>
      </w:r>
      <w:ins w:id="248" w:author="Христина Мадиняк" w:date="2025-04-29T19:01:00Z" w16du:dateUtc="2025-04-29T16:01:00Z">
        <w:r w:rsidR="009B3BCC">
          <w:rPr>
            <w:lang w:val="uk-UA"/>
          </w:rPr>
          <w:t>Д</w:t>
        </w:r>
      </w:ins>
      <w:del w:id="249" w:author="Христина Мадиняк" w:date="2025-04-29T19:01:00Z" w16du:dateUtc="2025-04-29T16:01:00Z">
        <w:r w:rsidDel="009B3BCC">
          <w:delText>д</w:delText>
        </w:r>
      </w:del>
      <w:proofErr w:type="spellStart"/>
      <w:r>
        <w:t>оговір</w:t>
      </w:r>
      <w:proofErr w:type="spellEnd"/>
      <w:r>
        <w:t xml:space="preserve"> укладається на невизначений строк з моменту акцепту оферти.</w:t>
      </w:r>
    </w:p>
    <w:p w14:paraId="0000002B" w14:textId="6D47CED4" w:rsidR="008754B6" w:rsidRDefault="00000000">
      <w:pPr>
        <w:spacing w:before="240" w:after="240"/>
      </w:pPr>
      <w:r>
        <w:t>8.2. Адміністрація має право вносити зміни до умов</w:t>
      </w:r>
      <w:ins w:id="250" w:author="Христина Мадиняк" w:date="2025-04-30T10:40:00Z" w16du:dateUtc="2025-04-30T07:40:00Z">
        <w:r w:rsidR="008025EE">
          <w:rPr>
            <w:lang w:val="uk-UA"/>
          </w:rPr>
          <w:t xml:space="preserve"> цього</w:t>
        </w:r>
      </w:ins>
      <w:r>
        <w:t xml:space="preserve"> </w:t>
      </w:r>
      <w:ins w:id="251" w:author="Христина Мадиняк" w:date="2025-04-29T19:01:00Z" w16du:dateUtc="2025-04-29T16:01:00Z">
        <w:r w:rsidR="009B3BCC">
          <w:rPr>
            <w:lang w:val="uk-UA"/>
          </w:rPr>
          <w:t>Д</w:t>
        </w:r>
      </w:ins>
      <w:del w:id="252" w:author="Христина Мадиняк" w:date="2025-04-29T19:01:00Z" w16du:dateUtc="2025-04-29T16:01:00Z">
        <w:r w:rsidDel="009B3BCC">
          <w:delText>д</w:delText>
        </w:r>
      </w:del>
      <w:proofErr w:type="spellStart"/>
      <w:r>
        <w:t>оговору</w:t>
      </w:r>
      <w:proofErr w:type="spellEnd"/>
      <w:r>
        <w:t xml:space="preserve"> в односторонньому порядку. Нові умови набирають чинності з моменту їх публікації на сайті.</w:t>
      </w:r>
    </w:p>
    <w:p w14:paraId="0000002C" w14:textId="77777777" w:rsidR="008754B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53" w:name="_641lo4kv87m7" w:colFirst="0" w:colLast="0"/>
      <w:bookmarkEnd w:id="253"/>
      <w:r>
        <w:rPr>
          <w:b/>
          <w:sz w:val="34"/>
          <w:szCs w:val="34"/>
        </w:rPr>
        <w:t>9. Прикінцеві положення</w:t>
      </w:r>
    </w:p>
    <w:p w14:paraId="0000002D" w14:textId="77777777" w:rsidR="008754B6" w:rsidRDefault="00000000">
      <w:pPr>
        <w:spacing w:before="240" w:after="240"/>
      </w:pPr>
      <w:r>
        <w:t>9.1. До відносин між Сторонами застосовується чинне законодавство України.</w:t>
      </w:r>
    </w:p>
    <w:p w14:paraId="0000002E" w14:textId="260622C0" w:rsidR="008754B6" w:rsidRDefault="00000000">
      <w:pPr>
        <w:spacing w:before="240" w:after="240"/>
        <w:rPr>
          <w:ins w:id="254" w:author="Христина Мадиняк" w:date="2025-04-29T23:05:00Z" w16du:dateUtc="2025-04-29T20:05:00Z"/>
          <w:lang w:val="uk-UA"/>
        </w:rPr>
      </w:pPr>
      <w:r>
        <w:t xml:space="preserve">9.2. Усі спори, що виникають у зв'язку з виконанням цього </w:t>
      </w:r>
      <w:ins w:id="255" w:author="Христина Мадиняк" w:date="2025-04-29T22:59:00Z" w16du:dateUtc="2025-04-29T19:59:00Z">
        <w:r w:rsidR="00D7675C">
          <w:rPr>
            <w:lang w:val="uk-UA"/>
          </w:rPr>
          <w:t>Д</w:t>
        </w:r>
      </w:ins>
      <w:del w:id="256" w:author="Христина Мадиняк" w:date="2025-04-29T22:59:00Z" w16du:dateUtc="2025-04-29T19:59:00Z">
        <w:r w:rsidDel="00D7675C">
          <w:delText>д</w:delText>
        </w:r>
      </w:del>
      <w:proofErr w:type="spellStart"/>
      <w:r>
        <w:t>оговору</w:t>
      </w:r>
      <w:proofErr w:type="spellEnd"/>
      <w:r>
        <w:t>, вирішуються шляхом переговорів, а у разі недосягнення згоди — у порядку, визначеному чинним законодавством України.</w:t>
      </w:r>
    </w:p>
    <w:p w14:paraId="3C5C3F97" w14:textId="77777777" w:rsidR="00976098" w:rsidRDefault="00D7675C" w:rsidP="00D7675C">
      <w:pPr>
        <w:spacing w:before="240" w:after="240"/>
        <w:rPr>
          <w:ins w:id="257" w:author="Христина Мадиняк" w:date="2025-04-29T23:12:00Z" w16du:dateUtc="2025-04-29T20:12:00Z"/>
          <w:lang w:val="uk-UA"/>
        </w:rPr>
      </w:pPr>
      <w:ins w:id="258" w:author="Христина Мадиняк" w:date="2025-04-29T23:06:00Z" w16du:dateUtc="2025-04-29T20:06:00Z">
        <w:r>
          <w:rPr>
            <w:lang w:val="uk-UA"/>
          </w:rPr>
          <w:t>9.3.</w:t>
        </w:r>
      </w:ins>
      <w:ins w:id="259" w:author="Христина Мадиняк" w:date="2025-04-29T23:05:00Z" w16du:dateUtc="2025-04-29T20:05:00Z">
        <w:r w:rsidRPr="00D7675C">
          <w:rPr>
            <w:lang w:val="uk-UA"/>
          </w:rPr>
          <w:t xml:space="preserve"> Питання, не врегульовані </w:t>
        </w:r>
        <w:r>
          <w:rPr>
            <w:lang w:val="uk-UA"/>
          </w:rPr>
          <w:t>цим Договором</w:t>
        </w:r>
        <w:r w:rsidRPr="00D7675C">
          <w:rPr>
            <w:lang w:val="uk-UA"/>
          </w:rPr>
          <w:t xml:space="preserve">, підлягають вирішенню відповідно до чинного законодавства України. Всі можливі суперечки, що випливають з відносин, що регулюються </w:t>
        </w:r>
      </w:ins>
      <w:ins w:id="260" w:author="Христина Мадиняк" w:date="2025-04-29T23:06:00Z" w16du:dateUtc="2025-04-29T20:06:00Z">
        <w:r>
          <w:rPr>
            <w:lang w:val="uk-UA"/>
          </w:rPr>
          <w:t xml:space="preserve">цим </w:t>
        </w:r>
        <w:proofErr w:type="spellStart"/>
        <w:r>
          <w:rPr>
            <w:lang w:val="uk-UA"/>
          </w:rPr>
          <w:t>Договором</w:t>
        </w:r>
      </w:ins>
      <w:proofErr w:type="spellEnd"/>
      <w:ins w:id="261" w:author="Христина Мадиняк" w:date="2025-04-29T23:05:00Z" w16du:dateUtc="2025-04-29T20:05:00Z">
        <w:r w:rsidRPr="00D7675C">
          <w:rPr>
            <w:lang w:val="uk-UA"/>
          </w:rPr>
          <w:t xml:space="preserve">, вирішуються в порядку, встановленому чинним законодавством України за місцем знаходження </w:t>
        </w:r>
      </w:ins>
      <w:ins w:id="262" w:author="Христина Мадиняк" w:date="2025-04-29T23:06:00Z" w16du:dateUtc="2025-04-29T20:06:00Z">
        <w:r>
          <w:rPr>
            <w:lang w:val="uk-UA"/>
          </w:rPr>
          <w:t>Адміністрації.</w:t>
        </w:r>
      </w:ins>
    </w:p>
    <w:p w14:paraId="1F395158" w14:textId="456BCEE2" w:rsidR="00D7675C" w:rsidRPr="00D7675C" w:rsidRDefault="00976098" w:rsidP="00D7675C">
      <w:pPr>
        <w:spacing w:before="240" w:after="240"/>
        <w:rPr>
          <w:ins w:id="263" w:author="Христина Мадиняк" w:date="2025-04-29T23:05:00Z" w16du:dateUtc="2025-04-29T20:05:00Z"/>
          <w:lang w:val="uk-UA"/>
        </w:rPr>
      </w:pPr>
      <w:ins w:id="264" w:author="Христина Мадиняк" w:date="2025-04-29T23:12:00Z" w16du:dateUtc="2025-04-29T20:12:00Z">
        <w:r>
          <w:rPr>
            <w:lang w:val="uk-UA"/>
          </w:rPr>
          <w:t>9.4.</w:t>
        </w:r>
      </w:ins>
      <w:ins w:id="265" w:author="Христина Мадиняк" w:date="2025-04-29T23:05:00Z" w16du:dateUtc="2025-04-29T20:05:00Z">
        <w:r w:rsidR="00D7675C" w:rsidRPr="00D7675C">
          <w:rPr>
            <w:lang w:val="uk-UA"/>
          </w:rPr>
          <w:t xml:space="preserve"> Якщо з тих чи інших причин одне або декілька положень ц</w:t>
        </w:r>
      </w:ins>
      <w:ins w:id="266" w:author="Христина Мадиняк" w:date="2025-04-29T23:12:00Z" w16du:dateUtc="2025-04-29T20:12:00Z">
        <w:r>
          <w:rPr>
            <w:lang w:val="uk-UA"/>
          </w:rPr>
          <w:t xml:space="preserve">ього Договору </w:t>
        </w:r>
      </w:ins>
      <w:ins w:id="267" w:author="Христина Мадиняк" w:date="2025-04-29T23:05:00Z" w16du:dateUtc="2025-04-29T20:05:00Z">
        <w:r w:rsidR="00D7675C" w:rsidRPr="00D7675C">
          <w:rPr>
            <w:lang w:val="uk-UA"/>
          </w:rPr>
          <w:t xml:space="preserve">будуть визнані недійсними або такими, що не мають юридичної сили, це не впливає на дійсність або застосовність інших положень </w:t>
        </w:r>
      </w:ins>
      <w:ins w:id="268" w:author="Христина Мадиняк" w:date="2025-04-29T23:12:00Z" w16du:dateUtc="2025-04-29T20:12:00Z">
        <w:r>
          <w:rPr>
            <w:lang w:val="uk-UA"/>
          </w:rPr>
          <w:t>цього Договору</w:t>
        </w:r>
      </w:ins>
      <w:ins w:id="269" w:author="Христина Мадиняк" w:date="2025-04-29T23:05:00Z" w16du:dateUtc="2025-04-29T20:05:00Z">
        <w:r w:rsidR="00D7675C" w:rsidRPr="00D7675C">
          <w:rPr>
            <w:lang w:val="uk-UA"/>
          </w:rPr>
          <w:t>.</w:t>
        </w:r>
      </w:ins>
    </w:p>
    <w:p w14:paraId="0F8153AA" w14:textId="5075DA8B" w:rsidR="00D7675C" w:rsidRPr="00D7675C" w:rsidRDefault="00976098" w:rsidP="00D7675C">
      <w:pPr>
        <w:spacing w:before="240" w:after="240"/>
        <w:rPr>
          <w:ins w:id="270" w:author="Христина Мадиняк" w:date="2025-04-29T23:05:00Z" w16du:dateUtc="2025-04-29T20:05:00Z"/>
          <w:lang w:val="uk-UA"/>
        </w:rPr>
      </w:pPr>
      <w:ins w:id="271" w:author="Христина Мадиняк" w:date="2025-04-29T23:13:00Z" w16du:dateUtc="2025-04-29T20:13:00Z">
        <w:r>
          <w:rPr>
            <w:lang w:val="uk-UA"/>
          </w:rPr>
          <w:t>9.5.</w:t>
        </w:r>
      </w:ins>
      <w:ins w:id="272" w:author="Христина Мадиняк" w:date="2025-04-29T23:05:00Z" w16du:dateUtc="2025-04-29T20:05:00Z">
        <w:r w:rsidR="00D7675C" w:rsidRPr="00D7675C">
          <w:rPr>
            <w:lang w:val="uk-UA"/>
          </w:rPr>
          <w:t xml:space="preserve"> Бездіяльність з боку Адміністра</w:t>
        </w:r>
      </w:ins>
      <w:ins w:id="273" w:author="Христина Мадиняк" w:date="2025-04-29T23:13:00Z" w16du:dateUtc="2025-04-29T20:13:00Z">
        <w:r>
          <w:rPr>
            <w:lang w:val="uk-UA"/>
          </w:rPr>
          <w:t>ції</w:t>
        </w:r>
      </w:ins>
      <w:ins w:id="274" w:author="Христина Мадиняк" w:date="2025-04-29T23:05:00Z" w16du:dateUtc="2025-04-29T20:05:00Z">
        <w:r w:rsidR="00D7675C" w:rsidRPr="00D7675C">
          <w:rPr>
            <w:lang w:val="uk-UA"/>
          </w:rPr>
          <w:t xml:space="preserve"> в разі порушення Користувачем</w:t>
        </w:r>
      </w:ins>
      <w:ins w:id="275" w:author="Христина Мадиняк" w:date="2025-04-29T23:12:00Z" w16du:dateUtc="2025-04-29T20:12:00Z">
        <w:r>
          <w:rPr>
            <w:lang w:val="uk-UA"/>
          </w:rPr>
          <w:t xml:space="preserve"> або Ю</w:t>
        </w:r>
      </w:ins>
      <w:ins w:id="276" w:author="Христина Мадиняк" w:date="2025-04-29T23:13:00Z" w16du:dateUtc="2025-04-29T20:13:00Z">
        <w:r>
          <w:rPr>
            <w:lang w:val="uk-UA"/>
          </w:rPr>
          <w:t>ристом</w:t>
        </w:r>
      </w:ins>
      <w:ins w:id="277" w:author="Христина Мадиняк" w:date="2025-04-29T23:05:00Z" w16du:dateUtc="2025-04-29T20:05:00Z">
        <w:r w:rsidR="00D7675C" w:rsidRPr="00D7675C">
          <w:rPr>
            <w:lang w:val="uk-UA"/>
          </w:rPr>
          <w:t xml:space="preserve"> положень </w:t>
        </w:r>
      </w:ins>
      <w:ins w:id="278" w:author="Христина Мадиняк" w:date="2025-04-29T23:13:00Z" w16du:dateUtc="2025-04-29T20:13:00Z">
        <w:r>
          <w:rPr>
            <w:lang w:val="uk-UA"/>
          </w:rPr>
          <w:t>цього Договору</w:t>
        </w:r>
      </w:ins>
      <w:ins w:id="279" w:author="Христина Мадиняк" w:date="2025-04-29T23:05:00Z" w16du:dateUtc="2025-04-29T20:05:00Z">
        <w:r w:rsidR="00D7675C" w:rsidRPr="00D7675C">
          <w:rPr>
            <w:lang w:val="uk-UA"/>
          </w:rPr>
          <w:t xml:space="preserve"> не позбавляє Адміністр</w:t>
        </w:r>
      </w:ins>
      <w:ins w:id="280" w:author="Христина Мадиняк" w:date="2025-04-29T23:13:00Z" w16du:dateUtc="2025-04-29T20:13:00Z">
        <w:r>
          <w:rPr>
            <w:lang w:val="uk-UA"/>
          </w:rPr>
          <w:t>ацію</w:t>
        </w:r>
      </w:ins>
      <w:ins w:id="281" w:author="Христина Мадиняк" w:date="2025-04-29T23:05:00Z" w16du:dateUtc="2025-04-29T20:05:00Z">
        <w:r w:rsidR="00D7675C" w:rsidRPr="00D7675C">
          <w:rPr>
            <w:lang w:val="uk-UA"/>
          </w:rPr>
          <w:t xml:space="preserve"> права застосовувати відповідні </w:t>
        </w:r>
        <w:r w:rsidR="00D7675C" w:rsidRPr="00D7675C">
          <w:rPr>
            <w:lang w:val="uk-UA"/>
          </w:rPr>
          <w:lastRenderedPageBreak/>
          <w:t>дії на захист своїх інтересів пізніше, а також не визначає відмови Адміністра</w:t>
        </w:r>
      </w:ins>
      <w:ins w:id="282" w:author="Христина Мадиняк" w:date="2025-04-29T23:13:00Z" w16du:dateUtc="2025-04-29T20:13:00Z">
        <w:r>
          <w:rPr>
            <w:lang w:val="uk-UA"/>
          </w:rPr>
          <w:t>ції</w:t>
        </w:r>
      </w:ins>
      <w:ins w:id="283" w:author="Христина Мадиняк" w:date="2025-04-29T23:05:00Z" w16du:dateUtc="2025-04-29T20:05:00Z">
        <w:r w:rsidR="00D7675C" w:rsidRPr="00D7675C">
          <w:rPr>
            <w:lang w:val="uk-UA"/>
          </w:rPr>
          <w:t xml:space="preserve"> від своїх прав в разі здійснення в подальшому подібних або схожих порушень.</w:t>
        </w:r>
      </w:ins>
    </w:p>
    <w:p w14:paraId="07DCEA0F" w14:textId="6F730253" w:rsidR="00D7675C" w:rsidRPr="00D7675C" w:rsidDel="00976098" w:rsidRDefault="00D7675C" w:rsidP="00D7675C">
      <w:pPr>
        <w:spacing w:before="240" w:after="240"/>
        <w:rPr>
          <w:del w:id="284" w:author="Христина Мадиняк" w:date="2025-04-29T23:14:00Z" w16du:dateUtc="2025-04-29T20:14:00Z"/>
          <w:lang w:val="uk-UA"/>
          <w:rPrChange w:id="285" w:author="Христина Мадиняк" w:date="2025-04-29T23:05:00Z" w16du:dateUtc="2025-04-29T20:05:00Z">
            <w:rPr>
              <w:del w:id="286" w:author="Христина Мадиняк" w:date="2025-04-29T23:14:00Z" w16du:dateUtc="2025-04-29T20:14:00Z"/>
            </w:rPr>
          </w:rPrChange>
        </w:rPr>
      </w:pPr>
    </w:p>
    <w:p w14:paraId="0000002F" w14:textId="77777777" w:rsidR="008754B6" w:rsidRDefault="008754B6"/>
    <w:sectPr w:rsidR="008754B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37B"/>
    <w:multiLevelType w:val="multilevel"/>
    <w:tmpl w:val="D182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23C70"/>
    <w:multiLevelType w:val="multilevel"/>
    <w:tmpl w:val="9A82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C5ACF"/>
    <w:multiLevelType w:val="multilevel"/>
    <w:tmpl w:val="F9665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F1232C"/>
    <w:multiLevelType w:val="multilevel"/>
    <w:tmpl w:val="1826C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51442C"/>
    <w:multiLevelType w:val="multilevel"/>
    <w:tmpl w:val="0BC4A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2503F6"/>
    <w:multiLevelType w:val="multilevel"/>
    <w:tmpl w:val="23248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8724688">
    <w:abstractNumId w:val="4"/>
  </w:num>
  <w:num w:numId="2" w16cid:durableId="1049190467">
    <w:abstractNumId w:val="5"/>
  </w:num>
  <w:num w:numId="3" w16cid:durableId="111098492">
    <w:abstractNumId w:val="0"/>
  </w:num>
  <w:num w:numId="4" w16cid:durableId="1382439127">
    <w:abstractNumId w:val="3"/>
  </w:num>
  <w:num w:numId="5" w16cid:durableId="1760178227">
    <w:abstractNumId w:val="2"/>
  </w:num>
  <w:num w:numId="6" w16cid:durableId="141821393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Христина Мадиняк">
    <w15:presenceInfo w15:providerId="Windows Live" w15:userId="08c42a3e8c737d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4B6"/>
    <w:rsid w:val="000661AD"/>
    <w:rsid w:val="006872EA"/>
    <w:rsid w:val="00766CA4"/>
    <w:rsid w:val="008025EE"/>
    <w:rsid w:val="008754B6"/>
    <w:rsid w:val="00976098"/>
    <w:rsid w:val="009B3BCC"/>
    <w:rsid w:val="00A4224B"/>
    <w:rsid w:val="00D7675C"/>
    <w:rsid w:val="00EF3AD9"/>
    <w:rsid w:val="00F1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DE2B0B"/>
  <w15:docId w15:val="{E8289AC9-455E-0345-B67C-7A62E188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9B3BCC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9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ca.com.ua" TargetMode="External"/><Relationship Id="rId5" Type="http://schemas.openxmlformats.org/officeDocument/2006/relationships/hyperlink" Target="https://docca.com.u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1280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Христина Мадиняк</cp:lastModifiedBy>
  <cp:revision>4</cp:revision>
  <dcterms:created xsi:type="dcterms:W3CDTF">2025-04-29T20:21:00Z</dcterms:created>
  <dcterms:modified xsi:type="dcterms:W3CDTF">2025-04-30T07:43:00Z</dcterms:modified>
</cp:coreProperties>
</file>